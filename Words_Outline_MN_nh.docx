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B46BD" w14:textId="2BC715EF" w:rsidR="00895170" w:rsidRDefault="005A1FA8" w:rsidP="00895170">
      <w:pPr>
        <w:ind w:firstLine="0"/>
        <w:rPr>
          <w:b/>
          <w:caps/>
          <w:color w:val="000000"/>
          <w:kern w:val="32"/>
        </w:rPr>
      </w:pPr>
      <w:r>
        <w:rPr>
          <w:b/>
          <w:caps/>
          <w:color w:val="000000"/>
          <w:kern w:val="32"/>
        </w:rPr>
        <w:t>Spring break or heart break?</w:t>
      </w:r>
    </w:p>
    <w:p w14:paraId="66F2D28A" w14:textId="1E19B789" w:rsidR="00C96C22" w:rsidRDefault="00895170" w:rsidP="00C96C22">
      <w:pPr>
        <w:rPr>
          <w:rFonts w:cs="Arial"/>
          <w:szCs w:val="24"/>
        </w:rPr>
      </w:pPr>
      <w:r>
        <w:rPr>
          <w:szCs w:val="24"/>
        </w:rPr>
        <w:t xml:space="preserve">Nicholas Harp, </w:t>
      </w:r>
      <w:r w:rsidR="005A1FA8">
        <w:rPr>
          <w:szCs w:val="24"/>
        </w:rPr>
        <w:t xml:space="preserve">Catherine Brown, Nathan Petro, </w:t>
      </w:r>
      <w:r w:rsidR="00C96C22" w:rsidRPr="003D2C33">
        <w:rPr>
          <w:szCs w:val="24"/>
        </w:rPr>
        <w:t>Maital Neta</w:t>
      </w:r>
    </w:p>
    <w:p w14:paraId="0C83E17C" w14:textId="77777777" w:rsidR="001617C2" w:rsidRPr="003D2C33" w:rsidRDefault="001617C2" w:rsidP="00C96C22">
      <w:pPr>
        <w:rPr>
          <w:szCs w:val="24"/>
        </w:rPr>
      </w:pPr>
    </w:p>
    <w:p w14:paraId="13931169" w14:textId="1B85D459" w:rsidR="00BD3E90" w:rsidRDefault="0069665F" w:rsidP="00BD3E90">
      <w:pPr>
        <w:pStyle w:val="Heading1"/>
        <w:rPr>
          <w:rFonts w:cs="Arial"/>
          <w:szCs w:val="24"/>
        </w:rPr>
      </w:pPr>
      <w:commentRangeStart w:id="0"/>
      <w:r w:rsidRPr="00F76216">
        <w:rPr>
          <w:rFonts w:cs="Arial"/>
          <w:szCs w:val="24"/>
        </w:rPr>
        <w:t>intro</w:t>
      </w:r>
      <w:commentRangeEnd w:id="0"/>
      <w:r w:rsidR="0032520C">
        <w:rPr>
          <w:rFonts w:cs="Arial"/>
          <w:szCs w:val="24"/>
        </w:rPr>
        <w:t>duction</w:t>
      </w:r>
      <w:r w:rsidR="00516385">
        <w:rPr>
          <w:rStyle w:val="CommentReference"/>
          <w:b w:val="0"/>
          <w:caps w:val="0"/>
          <w:kern w:val="0"/>
          <w:szCs w:val="24"/>
        </w:rPr>
        <w:commentReference w:id="0"/>
      </w:r>
    </w:p>
    <w:p w14:paraId="784D2D43" w14:textId="6A3E4AD4" w:rsidR="00D2272A" w:rsidRDefault="00E65261" w:rsidP="000C3052">
      <w:pPr>
        <w:pStyle w:val="Heading2"/>
        <w:rPr>
          <w:ins w:id="1" w:author="Nicholas Harp" w:date="2020-04-23T14:20:00Z"/>
        </w:rPr>
      </w:pPr>
      <w:r>
        <w:t xml:space="preserve">Decision-making under uncertainty is </w:t>
      </w:r>
      <w:proofErr w:type="spellStart"/>
      <w:r>
        <w:t>ubiquituous</w:t>
      </w:r>
      <w:proofErr w:type="spellEnd"/>
      <w:r>
        <w:t xml:space="preserve"> in daily life (e.g., economics, politics, emotions)</w:t>
      </w:r>
      <w:del w:id="2" w:author="Maital Neta" w:date="2020-04-01T15:37:00Z">
        <w:r w:rsidDel="00192646">
          <w:delText>,</w:delText>
        </w:r>
      </w:del>
      <w:r>
        <w:t xml:space="preserve"> </w:t>
      </w:r>
      <w:ins w:id="3" w:author="Maital Neta" w:date="2020-04-01T15:37:00Z">
        <w:r w:rsidR="00192646">
          <w:t>– and our responses to unce</w:t>
        </w:r>
      </w:ins>
      <w:ins w:id="4" w:author="Maital Neta" w:date="2020-04-01T15:38:00Z">
        <w:r w:rsidR="00192646">
          <w:t xml:space="preserve">rtainty </w:t>
        </w:r>
        <w:del w:id="5" w:author="Nicholas Harp" w:date="2020-04-03T09:17:00Z">
          <w:r w:rsidR="00192646" w:rsidDel="00242164">
            <w:delText xml:space="preserve">can thus </w:delText>
          </w:r>
        </w:del>
        <w:r w:rsidR="00192646">
          <w:t>have enormous consequences on many aspects of our lives</w:t>
        </w:r>
      </w:ins>
      <w:ins w:id="6" w:author="Nicholas Harp" w:date="2020-04-06T10:40:00Z">
        <w:r w:rsidR="003E5164">
          <w:t xml:space="preserve">. For instance, </w:t>
        </w:r>
      </w:ins>
      <w:ins w:id="7" w:author="Nicholas Harp" w:date="2020-04-23T14:15:00Z">
        <w:r w:rsidR="005B1394">
          <w:t xml:space="preserve">greater </w:t>
        </w:r>
      </w:ins>
      <w:ins w:id="8" w:author="Nicholas Harp" w:date="2020-04-23T14:11:00Z">
        <w:r w:rsidR="000B169F">
          <w:t xml:space="preserve">intolerance of uncertainty </w:t>
        </w:r>
      </w:ins>
      <w:ins w:id="9" w:author="Nicholas Harp" w:date="2020-04-23T14:12:00Z">
        <w:r w:rsidR="000B169F">
          <w:t>exacerbates maladaptive generalization of avoidance towards</w:t>
        </w:r>
      </w:ins>
      <w:ins w:id="10" w:author="Nicholas Harp" w:date="2020-04-23T14:55:00Z">
        <w:r w:rsidR="00B81C81">
          <w:t xml:space="preserve"> highly</w:t>
        </w:r>
      </w:ins>
      <w:ins w:id="11" w:author="Nicholas Harp" w:date="2020-04-23T14:12:00Z">
        <w:r w:rsidR="000B169F">
          <w:t xml:space="preserve"> ambiguous cues (</w:t>
        </w:r>
      </w:ins>
      <w:ins w:id="12" w:author="Nicholas Harp" w:date="2020-04-23T14:13:00Z">
        <w:r w:rsidR="005B1394">
          <w:t>Hunt et al., 2019)</w:t>
        </w:r>
      </w:ins>
      <w:ins w:id="13" w:author="Nicholas Harp" w:date="2020-04-06T10:51:00Z">
        <w:r w:rsidR="00046341">
          <w:t>.</w:t>
        </w:r>
      </w:ins>
      <w:ins w:id="14" w:author="Nicholas Harp" w:date="2020-04-23T14:13:00Z">
        <w:r w:rsidR="005B1394">
          <w:t xml:space="preserve"> </w:t>
        </w:r>
      </w:ins>
      <w:ins w:id="15" w:author="Nicholas Harp" w:date="2020-04-23T14:21:00Z">
        <w:r w:rsidR="00D2272A">
          <w:t>[</w:t>
        </w:r>
      </w:ins>
      <w:ins w:id="16" w:author="Nicholas Harp" w:date="2020-04-23T14:56:00Z">
        <w:r w:rsidR="00800420">
          <w:t xml:space="preserve">maybe </w:t>
        </w:r>
      </w:ins>
      <w:ins w:id="17" w:author="Nicholas Harp" w:date="2020-04-23T14:21:00Z">
        <w:r w:rsidR="00D2272A">
          <w:t>more examples?].</w:t>
        </w:r>
        <w:r w:rsidR="00D2272A">
          <w:t xml:space="preserve"> Indeed, many mood disorders (depression, anxiety) are characterized by negativity biases in attention (</w:t>
        </w:r>
      </w:ins>
      <w:ins w:id="18" w:author="Nicholas Harp" w:date="2020-04-23T14:48:00Z">
        <w:r w:rsidR="000647C9">
          <w:t xml:space="preserve">Matthews &amp; </w:t>
        </w:r>
      </w:ins>
      <w:ins w:id="19" w:author="Nicholas Harp" w:date="2020-04-23T14:47:00Z">
        <w:r w:rsidR="000647C9">
          <w:t>Mac</w:t>
        </w:r>
      </w:ins>
      <w:ins w:id="20" w:author="Nicholas Harp" w:date="2020-04-23T14:48:00Z">
        <w:r w:rsidR="000647C9">
          <w:t>L</w:t>
        </w:r>
      </w:ins>
      <w:ins w:id="21" w:author="Nicholas Harp" w:date="2020-04-23T14:47:00Z">
        <w:r w:rsidR="000647C9">
          <w:t>eo</w:t>
        </w:r>
      </w:ins>
      <w:ins w:id="22" w:author="Nicholas Harp" w:date="2020-04-23T14:48:00Z">
        <w:r w:rsidR="000647C9">
          <w:t>d, 2005</w:t>
        </w:r>
      </w:ins>
      <w:ins w:id="23" w:author="Nicholas Harp" w:date="2020-04-23T14:21:00Z">
        <w:r w:rsidR="00D2272A">
          <w:t>) or memory (cite)</w:t>
        </w:r>
      </w:ins>
      <w:ins w:id="24" w:author="Nicholas Harp" w:date="2020-04-23T14:22:00Z">
        <w:r w:rsidR="00D2272A">
          <w:t>, highlighting the importance of understanding the mechanisms underlying decision-making under uncertainty</w:t>
        </w:r>
      </w:ins>
      <w:ins w:id="25" w:author="Nicholas Harp" w:date="2020-04-23T14:21:00Z">
        <w:r w:rsidR="00D2272A">
          <w:t xml:space="preserve">. </w:t>
        </w:r>
      </w:ins>
    </w:p>
    <w:p w14:paraId="50226335" w14:textId="64F9770D" w:rsidR="00192646" w:rsidDel="00D2272A" w:rsidRDefault="00192646" w:rsidP="00D2272A">
      <w:pPr>
        <w:pStyle w:val="Heading2"/>
        <w:ind w:left="360" w:firstLine="60"/>
        <w:rPr>
          <w:ins w:id="26" w:author="Maital Neta" w:date="2020-04-01T15:37:00Z"/>
          <w:del w:id="27" w:author="Nicholas Harp" w:date="2020-04-23T14:23:00Z"/>
        </w:rPr>
        <w:pPrChange w:id="28" w:author="Nicholas Harp" w:date="2020-04-23T14:22:00Z">
          <w:pPr>
            <w:pStyle w:val="Heading2"/>
          </w:pPr>
        </w:pPrChange>
      </w:pPr>
      <w:ins w:id="29" w:author="Maital Neta" w:date="2020-04-01T15:38:00Z">
        <w:del w:id="30" w:author="Nicholas Harp" w:date="2020-04-02T10:00:00Z">
          <w:r w:rsidDel="00B2057B">
            <w:delText xml:space="preserve"> (example?)</w:delText>
          </w:r>
        </w:del>
      </w:ins>
      <w:del w:id="31" w:author="Nicholas Harp" w:date="2020-04-23T14:23:00Z">
        <w:r w:rsidR="00E65261" w:rsidDel="00D2272A">
          <w:delText>and a</w:delText>
        </w:r>
      </w:del>
    </w:p>
    <w:p w14:paraId="7A7B7220" w14:textId="675E77BB" w:rsidR="009B764A" w:rsidRDefault="00192646" w:rsidP="005A1FA8">
      <w:pPr>
        <w:pStyle w:val="Heading2"/>
      </w:pPr>
      <w:ins w:id="32" w:author="Maital Neta" w:date="2020-04-01T15:37:00Z">
        <w:r>
          <w:t>A</w:t>
        </w:r>
      </w:ins>
      <w:r w:rsidR="009B764A">
        <w:t xml:space="preserve"> growing body of work has linked </w:t>
      </w:r>
      <w:ins w:id="33" w:author="Maital Neta" w:date="2020-04-01T15:39:00Z">
        <w:r>
          <w:t xml:space="preserve">individual differences in </w:t>
        </w:r>
      </w:ins>
      <w:r w:rsidR="00A42815">
        <w:t>appraisals</w:t>
      </w:r>
      <w:r w:rsidR="009B764A">
        <w:t xml:space="preserve"> </w:t>
      </w:r>
      <w:r w:rsidR="00A42815">
        <w:t>of</w:t>
      </w:r>
      <w:r w:rsidR="009B764A">
        <w:t xml:space="preserve"> emotional ambiguity </w:t>
      </w:r>
      <w:del w:id="34" w:author="Maital Neta" w:date="2020-04-01T15:39:00Z">
        <w:r w:rsidR="00A42815" w:rsidDel="00192646">
          <w:delText xml:space="preserve">in </w:delText>
        </w:r>
      </w:del>
      <w:del w:id="35" w:author="Maital Neta" w:date="2020-04-01T15:38:00Z">
        <w:r w:rsidR="00A42815" w:rsidDel="00192646">
          <w:delText xml:space="preserve">some </w:delText>
        </w:r>
      </w:del>
      <w:del w:id="36" w:author="Maital Neta" w:date="2020-04-01T15:39:00Z">
        <w:r w:rsidR="00A42815" w:rsidDel="00192646">
          <w:delText xml:space="preserve">social cues </w:delText>
        </w:r>
      </w:del>
      <w:r w:rsidR="00A42815">
        <w:t>(e.g., surprised expressions</w:t>
      </w:r>
      <w:r w:rsidR="00516385">
        <w:t xml:space="preserve"> predict both positive and negative outcomes</w:t>
      </w:r>
      <w:r w:rsidR="00A42815">
        <w:t xml:space="preserve">) </w:t>
      </w:r>
      <w:r w:rsidR="009B764A">
        <w:t>to mental health (i.e., depression,</w:t>
      </w:r>
      <w:ins w:id="37" w:author="Nicholas Harp" w:date="2020-04-03T11:05:00Z">
        <w:r w:rsidR="00AD2D1A">
          <w:t xml:space="preserve"> Petro, Tottenham, &amp; Neta, 2019;</w:t>
        </w:r>
      </w:ins>
      <w:r w:rsidR="009B764A">
        <w:t xml:space="preserve"> anxiety</w:t>
      </w:r>
      <w:ins w:id="38" w:author="Nicholas Harp" w:date="2020-04-03T11:04:00Z">
        <w:r w:rsidR="00AD2D1A">
          <w:t>; Neta et al., 2017</w:t>
        </w:r>
      </w:ins>
      <w:r w:rsidR="009B764A">
        <w:t>) and well-being (i.e., stress</w:t>
      </w:r>
      <w:ins w:id="39" w:author="Nicholas Harp" w:date="2020-04-03T11:03:00Z">
        <w:r w:rsidR="00AD2D1A">
          <w:t>; Brown, Raio, &amp; Neta, 2017</w:t>
        </w:r>
      </w:ins>
      <w:r w:rsidR="009B764A">
        <w:t xml:space="preserve">) outcomes. </w:t>
      </w:r>
    </w:p>
    <w:p w14:paraId="4F85C77C" w14:textId="77777777" w:rsidR="00FA1276" w:rsidRPr="00FA1276" w:rsidRDefault="00FA1276" w:rsidP="00E65261"/>
    <w:p w14:paraId="2389ECB8" w14:textId="2FCE41E4" w:rsidR="009B764A" w:rsidRDefault="00192646" w:rsidP="00D2272A">
      <w:pPr>
        <w:ind w:firstLine="0"/>
        <w:rPr>
          <w:b/>
          <w:bCs/>
        </w:rPr>
      </w:pPr>
      <w:ins w:id="40" w:author="Maital Neta" w:date="2020-04-01T15:39:00Z">
        <w:r>
          <w:rPr>
            <w:b/>
            <w:bCs/>
          </w:rPr>
          <w:t>To date, e</w:t>
        </w:r>
      </w:ins>
      <w:del w:id="41" w:author="Maital Neta" w:date="2020-04-01T15:39:00Z">
        <w:r w:rsidR="009B764A" w:rsidDel="00192646">
          <w:rPr>
            <w:b/>
            <w:bCs/>
          </w:rPr>
          <w:delText>E</w:delText>
        </w:r>
      </w:del>
      <w:r w:rsidR="009B764A">
        <w:rPr>
          <w:b/>
          <w:bCs/>
        </w:rPr>
        <w:t>moti</w:t>
      </w:r>
      <w:ins w:id="42" w:author="Maital Neta" w:date="2020-04-01T15:37:00Z">
        <w:r>
          <w:rPr>
            <w:b/>
            <w:bCs/>
          </w:rPr>
          <w:t>o</w:t>
        </w:r>
      </w:ins>
      <w:r w:rsidR="009B764A">
        <w:rPr>
          <w:b/>
          <w:bCs/>
        </w:rPr>
        <w:t xml:space="preserve">nal ambiguity </w:t>
      </w:r>
      <w:del w:id="43" w:author="Maital Neta" w:date="2020-04-01T15:39:00Z">
        <w:r w:rsidR="009B764A" w:rsidDel="00192646">
          <w:rPr>
            <w:b/>
            <w:bCs/>
          </w:rPr>
          <w:delText>is frequently</w:delText>
        </w:r>
      </w:del>
      <w:ins w:id="44" w:author="Maital Neta" w:date="2020-04-01T15:39:00Z">
        <w:r>
          <w:rPr>
            <w:b/>
            <w:bCs/>
          </w:rPr>
          <w:t>has largely been</w:t>
        </w:r>
      </w:ins>
      <w:r w:rsidR="009B764A">
        <w:rPr>
          <w:b/>
          <w:bCs/>
        </w:rPr>
        <w:t xml:space="preserve"> studied using </w:t>
      </w:r>
      <w:ins w:id="45" w:author="Nicholas Harp" w:date="2020-04-03T08:04:00Z">
        <w:r w:rsidR="000B3535">
          <w:rPr>
            <w:b/>
            <w:bCs/>
          </w:rPr>
          <w:t xml:space="preserve">nonverbal cues, such as </w:t>
        </w:r>
      </w:ins>
      <w:r w:rsidR="009B764A">
        <w:rPr>
          <w:b/>
          <w:bCs/>
        </w:rPr>
        <w:t>facial expressions (surprise</w:t>
      </w:r>
      <w:ins w:id="46" w:author="Maital Neta" w:date="2020-04-01T15:39:00Z">
        <w:r>
          <w:rPr>
            <w:b/>
            <w:bCs/>
          </w:rPr>
          <w:t>, morphed faces</w:t>
        </w:r>
      </w:ins>
      <w:r w:rsidR="009B764A">
        <w:rPr>
          <w:b/>
          <w:bCs/>
        </w:rPr>
        <w:t xml:space="preserve">) and scenes, </w:t>
      </w:r>
      <w:ins w:id="47" w:author="Nicholas Harp" w:date="2020-04-23T14:25:00Z">
        <w:r w:rsidR="00D2272A">
          <w:rPr>
            <w:b/>
            <w:bCs/>
          </w:rPr>
          <w:t xml:space="preserve">but there is also inherent ambiguity in another </w:t>
        </w:r>
      </w:ins>
      <w:ins w:id="48" w:author="Nicholas Harp" w:date="2020-04-23T14:49:00Z">
        <w:r w:rsidR="000647C9">
          <w:rPr>
            <w:b/>
            <w:bCs/>
          </w:rPr>
          <w:t xml:space="preserve">prominent </w:t>
        </w:r>
      </w:ins>
      <w:ins w:id="49" w:author="Nicholas Harp" w:date="2020-04-23T14:25:00Z">
        <w:r w:rsidR="00D2272A">
          <w:rPr>
            <w:b/>
            <w:bCs/>
          </w:rPr>
          <w:t xml:space="preserve">form of communication: </w:t>
        </w:r>
      </w:ins>
      <w:del w:id="50" w:author="Nicholas Harp" w:date="2020-04-03T08:04:00Z">
        <w:r w:rsidR="009B764A" w:rsidDel="000B3535">
          <w:rPr>
            <w:b/>
            <w:bCs/>
          </w:rPr>
          <w:delText>but</w:delText>
        </w:r>
      </w:del>
      <w:del w:id="51" w:author="Nicholas Harp" w:date="2020-04-03T08:05:00Z">
        <w:r w:rsidR="009B764A" w:rsidDel="000B3535">
          <w:rPr>
            <w:b/>
            <w:bCs/>
          </w:rPr>
          <w:delText xml:space="preserve"> </w:delText>
        </w:r>
      </w:del>
      <w:del w:id="52" w:author="Nicholas Harp" w:date="2020-04-03T08:04:00Z">
        <w:r w:rsidR="009B764A" w:rsidDel="000B3535">
          <w:rPr>
            <w:b/>
            <w:bCs/>
          </w:rPr>
          <w:delText>reliance on these ambiguous cues</w:delText>
        </w:r>
      </w:del>
      <w:del w:id="53" w:author="Nicholas Harp" w:date="2020-04-03T08:05:00Z">
        <w:r w:rsidR="009B764A" w:rsidDel="000B3535">
          <w:rPr>
            <w:b/>
            <w:bCs/>
          </w:rPr>
          <w:delText xml:space="preserve"> </w:delText>
        </w:r>
        <w:commentRangeStart w:id="54"/>
        <w:r w:rsidR="009B764A" w:rsidDel="000B3535">
          <w:rPr>
            <w:b/>
            <w:bCs/>
          </w:rPr>
          <w:delText xml:space="preserve">overlooks </w:delText>
        </w:r>
        <w:r w:rsidR="00B23904" w:rsidDel="000B3535">
          <w:rPr>
            <w:b/>
            <w:bCs/>
          </w:rPr>
          <w:delText xml:space="preserve">the </w:delText>
        </w:r>
        <w:r w:rsidR="0032520C" w:rsidDel="000B3535">
          <w:rPr>
            <w:b/>
            <w:bCs/>
          </w:rPr>
          <w:delText xml:space="preserve">inherent </w:delText>
        </w:r>
      </w:del>
      <w:del w:id="55" w:author="Nicholas Harp" w:date="2020-04-23T14:25:00Z">
        <w:r w:rsidR="009B764A" w:rsidDel="00D2272A">
          <w:rPr>
            <w:b/>
            <w:bCs/>
          </w:rPr>
          <w:delText xml:space="preserve">ambiguity in </w:delText>
        </w:r>
      </w:del>
      <w:r w:rsidR="009B764A">
        <w:rPr>
          <w:b/>
          <w:bCs/>
        </w:rPr>
        <w:t>language</w:t>
      </w:r>
      <w:commentRangeEnd w:id="54"/>
      <w:r>
        <w:rPr>
          <w:rStyle w:val="CommentReference"/>
          <w:szCs w:val="24"/>
        </w:rPr>
        <w:commentReference w:id="54"/>
      </w:r>
      <w:r w:rsidR="009B764A">
        <w:rPr>
          <w:b/>
          <w:bCs/>
        </w:rPr>
        <w:t xml:space="preserve">. </w:t>
      </w:r>
      <w:ins w:id="56" w:author="Nicholas Harp" w:date="2020-04-03T08:05:00Z">
        <w:r w:rsidR="000B3535">
          <w:rPr>
            <w:b/>
            <w:bCs/>
          </w:rPr>
          <w:t xml:space="preserve">Language is a critical component of emotional experience, and </w:t>
        </w:r>
      </w:ins>
      <w:ins w:id="57" w:author="Nicholas Harp" w:date="2020-04-03T08:06:00Z">
        <w:r w:rsidR="000B3535">
          <w:rPr>
            <w:b/>
            <w:bCs/>
          </w:rPr>
          <w:t>perceptions of emoti</w:t>
        </w:r>
      </w:ins>
      <w:ins w:id="58" w:author="Nicholas Harp" w:date="2020-04-03T08:07:00Z">
        <w:r w:rsidR="000B3535">
          <w:rPr>
            <w:b/>
            <w:bCs/>
          </w:rPr>
          <w:t xml:space="preserve">onal ambiguity in </w:t>
        </w:r>
      </w:ins>
      <w:ins w:id="59" w:author="Nicholas Harp" w:date="2020-04-03T08:05:00Z">
        <w:r w:rsidR="000B3535">
          <w:rPr>
            <w:b/>
            <w:bCs/>
          </w:rPr>
          <w:t>verbal cues</w:t>
        </w:r>
      </w:ins>
      <w:ins w:id="60" w:author="Nicholas Harp" w:date="2020-04-03T08:06:00Z">
        <w:r w:rsidR="000B3535">
          <w:rPr>
            <w:b/>
            <w:bCs/>
          </w:rPr>
          <w:t xml:space="preserve"> likely</w:t>
        </w:r>
      </w:ins>
      <w:ins w:id="61" w:author="Nicholas Harp" w:date="2020-04-23T14:26:00Z">
        <w:r w:rsidR="00D2272A">
          <w:rPr>
            <w:b/>
            <w:bCs/>
          </w:rPr>
          <w:t xml:space="preserve"> relies on similar mechanisms to the resolution of ambiguous</w:t>
        </w:r>
      </w:ins>
      <w:ins w:id="62" w:author="Nicholas Harp" w:date="2020-04-03T08:07:00Z">
        <w:r w:rsidR="000B3535">
          <w:rPr>
            <w:b/>
            <w:bCs/>
          </w:rPr>
          <w:t xml:space="preserve"> nonverbal cues. </w:t>
        </w:r>
      </w:ins>
    </w:p>
    <w:p w14:paraId="4BEAD642" w14:textId="77777777" w:rsidR="00FA1276" w:rsidRDefault="00FA1276" w:rsidP="009B764A">
      <w:pPr>
        <w:ind w:firstLine="0"/>
        <w:rPr>
          <w:b/>
          <w:bCs/>
        </w:rPr>
      </w:pPr>
    </w:p>
    <w:p w14:paraId="3890CCEA" w14:textId="2C7F6978" w:rsidR="009B764A" w:rsidRDefault="00141920" w:rsidP="009B764A">
      <w:pPr>
        <w:ind w:firstLine="0"/>
        <w:rPr>
          <w:b/>
          <w:bCs/>
        </w:rPr>
      </w:pPr>
      <w:ins w:id="63" w:author="Maital Neta" w:date="2020-04-01T15:41:00Z">
        <w:r>
          <w:rPr>
            <w:b/>
            <w:bCs/>
          </w:rPr>
          <w:t xml:space="preserve">Indeed, </w:t>
        </w:r>
      </w:ins>
      <w:commentRangeStart w:id="64"/>
      <w:commentRangeStart w:id="65"/>
      <w:del w:id="66" w:author="Maital Neta" w:date="2020-04-01T15:41:00Z">
        <w:r w:rsidR="009B764A" w:rsidDel="00141920">
          <w:rPr>
            <w:b/>
            <w:bCs/>
          </w:rPr>
          <w:delText>A</w:delText>
        </w:r>
      </w:del>
      <w:ins w:id="67" w:author="Maital Neta" w:date="2020-04-01T15:41:00Z">
        <w:r>
          <w:rPr>
            <w:b/>
            <w:bCs/>
          </w:rPr>
          <w:t>a</w:t>
        </w:r>
      </w:ins>
      <w:r w:rsidR="009B764A">
        <w:rPr>
          <w:b/>
          <w:bCs/>
        </w:rPr>
        <w:t>mbiguity is a core feature of language, but previous work has failed to capitalize on the dual-valence ambiguity that characterizes some words in the English language (e.g., “break”)</w:t>
      </w:r>
      <w:commentRangeEnd w:id="64"/>
      <w:r w:rsidR="009B764A">
        <w:rPr>
          <w:rStyle w:val="CommentReference"/>
          <w:szCs w:val="24"/>
        </w:rPr>
        <w:commentReference w:id="64"/>
      </w:r>
      <w:commentRangeEnd w:id="65"/>
      <w:r>
        <w:rPr>
          <w:rStyle w:val="CommentReference"/>
          <w:szCs w:val="24"/>
        </w:rPr>
        <w:commentReference w:id="65"/>
      </w:r>
      <w:r w:rsidR="00FA1276">
        <w:rPr>
          <w:b/>
          <w:bCs/>
        </w:rPr>
        <w:t>.</w:t>
      </w:r>
      <w:ins w:id="68" w:author="Nicholas Harp" w:date="2020-04-03T07:58:00Z">
        <w:r w:rsidR="000B3535">
          <w:rPr>
            <w:b/>
            <w:bCs/>
          </w:rPr>
          <w:t xml:space="preserve"> Instead, most studies of “ambiguity” in language </w:t>
        </w:r>
      </w:ins>
      <w:ins w:id="69" w:author="Nicholas Harp" w:date="2020-04-03T07:59:00Z">
        <w:r w:rsidR="000B3535">
          <w:rPr>
            <w:b/>
            <w:bCs/>
          </w:rPr>
          <w:t xml:space="preserve">rely on positive-neutral and negative-neutral ambiguities (e.g., </w:t>
        </w:r>
      </w:ins>
      <w:ins w:id="70" w:author="Nicholas Harp" w:date="2020-04-03T08:51:00Z">
        <w:r w:rsidR="00D600E0">
          <w:rPr>
            <w:b/>
            <w:bCs/>
          </w:rPr>
          <w:t xml:space="preserve">Grey &amp; Matthews, </w:t>
        </w:r>
      </w:ins>
      <w:ins w:id="71" w:author="Nicholas Harp" w:date="2020-04-03T08:52:00Z">
        <w:r w:rsidR="00D600E0">
          <w:rPr>
            <w:b/>
            <w:bCs/>
          </w:rPr>
          <w:t>2000</w:t>
        </w:r>
      </w:ins>
      <w:ins w:id="72" w:author="Nicholas Harp" w:date="2020-04-03T08:51:00Z">
        <w:r w:rsidR="00D600E0">
          <w:rPr>
            <w:b/>
            <w:bCs/>
          </w:rPr>
          <w:t xml:space="preserve">; </w:t>
        </w:r>
      </w:ins>
      <w:proofErr w:type="spellStart"/>
      <w:ins w:id="73" w:author="Nicholas Harp" w:date="2020-04-03T08:44:00Z">
        <w:r w:rsidR="00D600E0">
          <w:rPr>
            <w:b/>
            <w:bCs/>
          </w:rPr>
          <w:t>Halberstadt</w:t>
        </w:r>
      </w:ins>
      <w:proofErr w:type="spellEnd"/>
      <w:ins w:id="74" w:author="Nicholas Harp" w:date="2020-04-03T08:52:00Z">
        <w:r w:rsidR="00B65141">
          <w:rPr>
            <w:b/>
            <w:bCs/>
          </w:rPr>
          <w:t xml:space="preserve">, Niedenthal, &amp; Kushner, </w:t>
        </w:r>
      </w:ins>
      <w:ins w:id="75" w:author="Nicholas Harp" w:date="2020-04-03T08:44:00Z">
        <w:r w:rsidR="00D600E0">
          <w:rPr>
            <w:b/>
            <w:bCs/>
          </w:rPr>
          <w:t>1995</w:t>
        </w:r>
      </w:ins>
      <w:ins w:id="76" w:author="Nicholas Harp" w:date="2020-04-03T07:59:00Z">
        <w:r w:rsidR="000B3535">
          <w:rPr>
            <w:b/>
            <w:bCs/>
          </w:rPr>
          <w:t xml:space="preserve">, </w:t>
        </w:r>
      </w:ins>
      <w:ins w:id="77" w:author="Nicholas Harp" w:date="2020-04-03T08:42:00Z">
        <w:r w:rsidR="00D600E0">
          <w:rPr>
            <w:b/>
            <w:bCs/>
          </w:rPr>
          <w:t xml:space="preserve">Nygaard &amp; </w:t>
        </w:r>
        <w:proofErr w:type="spellStart"/>
        <w:r w:rsidR="00D600E0">
          <w:rPr>
            <w:b/>
            <w:bCs/>
          </w:rPr>
          <w:t>Lunders</w:t>
        </w:r>
        <w:proofErr w:type="spellEnd"/>
        <w:r w:rsidR="00D600E0">
          <w:rPr>
            <w:b/>
            <w:bCs/>
          </w:rPr>
          <w:t>, 2002</w:t>
        </w:r>
      </w:ins>
      <w:ins w:id="78" w:author="Nicholas Harp" w:date="2020-04-03T08:46:00Z">
        <w:r w:rsidR="00D600E0">
          <w:rPr>
            <w:b/>
            <w:bCs/>
          </w:rPr>
          <w:t xml:space="preserve">; but see </w:t>
        </w:r>
        <w:proofErr w:type="spellStart"/>
        <w:r w:rsidR="00D600E0">
          <w:rPr>
            <w:b/>
            <w:bCs/>
          </w:rPr>
          <w:t>Joorman</w:t>
        </w:r>
        <w:proofErr w:type="spellEnd"/>
        <w:r w:rsidR="00D600E0">
          <w:rPr>
            <w:b/>
            <w:bCs/>
          </w:rPr>
          <w:t xml:space="preserve">, Waugh, &amp; </w:t>
        </w:r>
        <w:proofErr w:type="spellStart"/>
        <w:r w:rsidR="00D600E0">
          <w:rPr>
            <w:b/>
            <w:bCs/>
          </w:rPr>
          <w:t>Gotlib</w:t>
        </w:r>
        <w:proofErr w:type="spellEnd"/>
        <w:r w:rsidR="00D600E0">
          <w:rPr>
            <w:b/>
            <w:bCs/>
          </w:rPr>
          <w:t xml:space="preserve">, </w:t>
        </w:r>
      </w:ins>
      <w:ins w:id="79" w:author="Nicholas Harp" w:date="2020-04-03T08:47:00Z">
        <w:r w:rsidR="00D600E0">
          <w:rPr>
            <w:b/>
            <w:bCs/>
          </w:rPr>
          <w:t>2015</w:t>
        </w:r>
      </w:ins>
      <w:ins w:id="80" w:author="Nicholas Harp" w:date="2020-04-03T07:59:00Z">
        <w:r w:rsidR="000B3535">
          <w:rPr>
            <w:b/>
            <w:bCs/>
          </w:rPr>
          <w:t>)</w:t>
        </w:r>
      </w:ins>
      <w:ins w:id="81" w:author="Nicholas Harp" w:date="2020-04-03T08:00:00Z">
        <w:r w:rsidR="000B3535">
          <w:rPr>
            <w:b/>
            <w:bCs/>
          </w:rPr>
          <w:t xml:space="preserve">, which are unable to assess individual </w:t>
        </w:r>
        <w:proofErr w:type="spellStart"/>
        <w:r w:rsidR="000B3535">
          <w:rPr>
            <w:b/>
            <w:bCs/>
          </w:rPr>
          <w:t>differenes</w:t>
        </w:r>
        <w:proofErr w:type="spellEnd"/>
        <w:r w:rsidR="000B3535">
          <w:rPr>
            <w:b/>
            <w:bCs/>
          </w:rPr>
          <w:t xml:space="preserve"> in </w:t>
        </w:r>
      </w:ins>
      <w:ins w:id="82" w:author="Nicholas Harp" w:date="2020-04-03T09:14:00Z">
        <w:r w:rsidR="00242164">
          <w:rPr>
            <w:b/>
            <w:bCs/>
          </w:rPr>
          <w:t xml:space="preserve">ambiguity </w:t>
        </w:r>
      </w:ins>
      <w:ins w:id="83" w:author="Nicholas Harp" w:date="2020-04-03T08:00:00Z">
        <w:r w:rsidR="000B3535">
          <w:rPr>
            <w:b/>
            <w:bCs/>
          </w:rPr>
          <w:t>resolution of the same stimuli</w:t>
        </w:r>
      </w:ins>
      <w:ins w:id="84" w:author="Nicholas Harp" w:date="2020-04-03T08:01:00Z">
        <w:r w:rsidR="000B3535">
          <w:rPr>
            <w:b/>
            <w:bCs/>
          </w:rPr>
          <w:t xml:space="preserve"> </w:t>
        </w:r>
      </w:ins>
      <w:ins w:id="85" w:author="Nicholas Harp" w:date="2020-04-03T09:15:00Z">
        <w:r w:rsidR="00242164">
          <w:rPr>
            <w:b/>
            <w:bCs/>
          </w:rPr>
          <w:t>across the valence dimension</w:t>
        </w:r>
      </w:ins>
      <w:ins w:id="86" w:author="Nicholas Harp" w:date="2020-04-03T07:59:00Z">
        <w:r w:rsidR="000B3535">
          <w:rPr>
            <w:b/>
            <w:bCs/>
          </w:rPr>
          <w:t xml:space="preserve">. </w:t>
        </w:r>
      </w:ins>
    </w:p>
    <w:p w14:paraId="26AFC9CB" w14:textId="77777777" w:rsidR="00A147B4" w:rsidRDefault="00A147B4" w:rsidP="009B764A">
      <w:pPr>
        <w:ind w:firstLine="0"/>
        <w:rPr>
          <w:ins w:id="87" w:author="Nicholas Harp" w:date="2020-04-23T14:31:00Z"/>
          <w:b/>
          <w:bCs/>
        </w:rPr>
      </w:pPr>
    </w:p>
    <w:p w14:paraId="792A4398" w14:textId="10D3E79F" w:rsidR="00FA1276" w:rsidRDefault="00A147B4" w:rsidP="009B764A">
      <w:pPr>
        <w:ind w:firstLine="0"/>
        <w:rPr>
          <w:ins w:id="88" w:author="Nicholas Harp" w:date="2020-04-23T14:31:00Z"/>
          <w:b/>
          <w:bCs/>
        </w:rPr>
      </w:pPr>
      <w:commentRangeStart w:id="89"/>
      <w:ins w:id="90" w:author="Nicholas Harp" w:date="2020-04-23T14:31:00Z">
        <w:r>
          <w:rPr>
            <w:b/>
            <w:bCs/>
          </w:rPr>
          <w:t xml:space="preserve">One </w:t>
        </w:r>
      </w:ins>
      <w:ins w:id="91" w:author="Nicholas Harp" w:date="2020-04-23T14:32:00Z">
        <w:r>
          <w:rPr>
            <w:b/>
            <w:bCs/>
          </w:rPr>
          <w:t xml:space="preserve">potential </w:t>
        </w:r>
      </w:ins>
      <w:ins w:id="92" w:author="Nicholas Harp" w:date="2020-04-23T14:31:00Z">
        <w:r>
          <w:rPr>
            <w:b/>
            <w:bCs/>
          </w:rPr>
          <w:t xml:space="preserve">benefit </w:t>
        </w:r>
      </w:ins>
      <w:commentRangeEnd w:id="89"/>
      <w:ins w:id="93" w:author="Nicholas Harp" w:date="2020-04-23T14:32:00Z">
        <w:r>
          <w:rPr>
            <w:rStyle w:val="CommentReference"/>
            <w:szCs w:val="24"/>
          </w:rPr>
          <w:commentReference w:id="89"/>
        </w:r>
      </w:ins>
      <w:ins w:id="94" w:author="Nicholas Harp" w:date="2020-04-23T14:31:00Z">
        <w:r>
          <w:rPr>
            <w:b/>
            <w:bCs/>
          </w:rPr>
          <w:t xml:space="preserve">to capitalizing on emotional ambiguity in language is the simplicity and uniformity of the stimuli, as perceptions of more complex images (faces) may be affected </w:t>
        </w:r>
        <w:commentRangeStart w:id="95"/>
        <w:r>
          <w:rPr>
            <w:b/>
            <w:bCs/>
          </w:rPr>
          <w:t xml:space="preserve">by both low-level facial features (e.g., mouth </w:t>
        </w:r>
        <w:commentRangeEnd w:id="95"/>
        <w:r>
          <w:rPr>
            <w:rStyle w:val="CommentReference"/>
            <w:szCs w:val="24"/>
          </w:rPr>
          <w:commentReference w:id="95"/>
        </w:r>
        <w:r>
          <w:rPr>
            <w:b/>
            <w:bCs/>
          </w:rPr>
          <w:t xml:space="preserve">or brow positions; </w:t>
        </w:r>
        <w:proofErr w:type="spellStart"/>
        <w:r>
          <w:rPr>
            <w:b/>
            <w:bCs/>
          </w:rPr>
          <w:t>Oosterhof</w:t>
        </w:r>
        <w:proofErr w:type="spellEnd"/>
        <w:r>
          <w:rPr>
            <w:b/>
            <w:bCs/>
          </w:rPr>
          <w:t xml:space="preserve"> &amp; Todorov, 2008) as well as higher-order processes (e.g., stereotypes; Freeman &amp; Johnson, 2016). </w:t>
        </w:r>
      </w:ins>
      <w:ins w:id="96" w:author="Nicholas Harp" w:date="2020-04-03T09:14:00Z">
        <w:r w:rsidR="00242164">
          <w:rPr>
            <w:b/>
            <w:bCs/>
          </w:rPr>
          <w:t xml:space="preserve"> </w:t>
        </w:r>
      </w:ins>
    </w:p>
    <w:p w14:paraId="4BF0D157" w14:textId="77777777" w:rsidR="00A147B4" w:rsidRDefault="00A147B4" w:rsidP="009B764A">
      <w:pPr>
        <w:ind w:firstLine="0"/>
        <w:rPr>
          <w:b/>
          <w:bCs/>
        </w:rPr>
      </w:pPr>
    </w:p>
    <w:p w14:paraId="1E6CB817" w14:textId="2FD7E195" w:rsidR="00141920" w:rsidRDefault="007D1181" w:rsidP="00516385">
      <w:pPr>
        <w:ind w:firstLine="0"/>
        <w:rPr>
          <w:ins w:id="97" w:author="Maital Neta" w:date="2020-04-01T15:45:00Z"/>
          <w:b/>
          <w:bCs/>
        </w:rPr>
      </w:pPr>
      <w:ins w:id="98" w:author="Nicholas Harp" w:date="2020-04-03T10:54:00Z">
        <w:r>
          <w:rPr>
            <w:b/>
            <w:bCs/>
          </w:rPr>
          <w:t>The primary g</w:t>
        </w:r>
      </w:ins>
      <w:ins w:id="99" w:author="Maital Neta" w:date="2020-04-01T15:44:00Z">
        <w:del w:id="100" w:author="Nicholas Harp" w:date="2020-04-03T10:54:00Z">
          <w:r w:rsidR="00141920" w:rsidDel="007D1181">
            <w:rPr>
              <w:b/>
              <w:bCs/>
            </w:rPr>
            <w:delText>G</w:delText>
          </w:r>
        </w:del>
        <w:r w:rsidR="00141920">
          <w:rPr>
            <w:b/>
            <w:bCs/>
          </w:rPr>
          <w:t xml:space="preserve">oal </w:t>
        </w:r>
      </w:ins>
      <w:ins w:id="101" w:author="Nicholas Harp" w:date="2020-04-03T10:54:00Z">
        <w:r>
          <w:rPr>
            <w:b/>
            <w:bCs/>
          </w:rPr>
          <w:t xml:space="preserve">of this work </w:t>
        </w:r>
      </w:ins>
      <w:ins w:id="102" w:author="Maital Neta" w:date="2020-04-01T15:44:00Z">
        <w:r w:rsidR="00141920">
          <w:rPr>
            <w:b/>
            <w:bCs/>
          </w:rPr>
          <w:t xml:space="preserve">is to identify a set of words </w:t>
        </w:r>
      </w:ins>
      <w:ins w:id="103" w:author="Nicholas Harp" w:date="2020-04-03T10:54:00Z">
        <w:r>
          <w:rPr>
            <w:b/>
            <w:bCs/>
          </w:rPr>
          <w:t xml:space="preserve">with dual valence </w:t>
        </w:r>
      </w:ins>
      <w:ins w:id="104" w:author="Maital Neta" w:date="2020-04-01T15:44:00Z">
        <w:del w:id="105" w:author="Nicholas Harp" w:date="2020-04-03T10:54:00Z">
          <w:r w:rsidR="00141920" w:rsidDel="007D1181">
            <w:rPr>
              <w:b/>
              <w:bCs/>
            </w:rPr>
            <w:delText xml:space="preserve">that are </w:delText>
          </w:r>
        </w:del>
        <w:r w:rsidR="00141920">
          <w:rPr>
            <w:b/>
            <w:bCs/>
          </w:rPr>
          <w:t>emotional</w:t>
        </w:r>
      </w:ins>
      <w:ins w:id="106" w:author="Nicholas Harp" w:date="2020-04-03T10:54:00Z">
        <w:r>
          <w:rPr>
            <w:b/>
            <w:bCs/>
          </w:rPr>
          <w:t xml:space="preserve"> </w:t>
        </w:r>
      </w:ins>
      <w:ins w:id="107" w:author="Maital Neta" w:date="2020-04-01T15:44:00Z">
        <w:del w:id="108" w:author="Nicholas Harp" w:date="2020-04-03T10:54:00Z">
          <w:r w:rsidR="00141920" w:rsidDel="007D1181">
            <w:rPr>
              <w:b/>
              <w:bCs/>
            </w:rPr>
            <w:delText xml:space="preserve"> </w:delText>
          </w:r>
        </w:del>
        <w:r w:rsidR="00141920">
          <w:rPr>
            <w:b/>
            <w:bCs/>
          </w:rPr>
          <w:t>ambigu</w:t>
        </w:r>
      </w:ins>
      <w:ins w:id="109" w:author="Nicholas Harp" w:date="2020-04-03T10:54:00Z">
        <w:r>
          <w:rPr>
            <w:b/>
            <w:bCs/>
          </w:rPr>
          <w:t>ity</w:t>
        </w:r>
      </w:ins>
      <w:ins w:id="110" w:author="Maital Neta" w:date="2020-04-01T15:44:00Z">
        <w:del w:id="111" w:author="Nicholas Harp" w:date="2020-04-03T10:54:00Z">
          <w:r w:rsidR="00141920" w:rsidDel="007D1181">
            <w:rPr>
              <w:b/>
              <w:bCs/>
            </w:rPr>
            <w:delText>ous</w:delText>
          </w:r>
        </w:del>
        <w:r w:rsidR="00141920">
          <w:rPr>
            <w:b/>
            <w:bCs/>
          </w:rPr>
          <w:t xml:space="preserve"> </w:t>
        </w:r>
        <w:del w:id="112" w:author="Nicholas Harp" w:date="2020-04-03T10:54:00Z">
          <w:r w:rsidR="00141920" w:rsidDel="007D1181">
            <w:rPr>
              <w:b/>
              <w:bCs/>
            </w:rPr>
            <w:delText>i</w:delText>
          </w:r>
        </w:del>
      </w:ins>
      <w:ins w:id="113" w:author="Maital Neta" w:date="2020-04-01T15:45:00Z">
        <w:del w:id="114" w:author="Nicholas Harp" w:date="2020-04-03T10:54:00Z">
          <w:r w:rsidR="00141920" w:rsidDel="007D1181">
            <w:rPr>
              <w:b/>
              <w:bCs/>
            </w:rPr>
            <w:delText xml:space="preserve">n the same way </w:delText>
          </w:r>
        </w:del>
        <w:commentRangeStart w:id="115"/>
        <w:r w:rsidR="00141920">
          <w:rPr>
            <w:b/>
            <w:bCs/>
          </w:rPr>
          <w:t>(</w:t>
        </w:r>
      </w:ins>
      <w:ins w:id="116" w:author="Nicholas Harp" w:date="2020-04-03T10:55:00Z">
        <w:r>
          <w:rPr>
            <w:b/>
            <w:bCs/>
          </w:rPr>
          <w:t>i.e., valid positive and negative meanings</w:t>
        </w:r>
      </w:ins>
      <w:ins w:id="117" w:author="Maital Neta" w:date="2020-04-01T15:45:00Z">
        <w:del w:id="118" w:author="Nicholas Harp" w:date="2020-04-03T10:55:00Z">
          <w:r w:rsidR="00141920" w:rsidDel="007D1181">
            <w:rPr>
              <w:b/>
              <w:bCs/>
            </w:rPr>
            <w:delText>not ambiguous in valence-neutral, but bi-valence</w:delText>
          </w:r>
        </w:del>
        <w:r w:rsidR="00141920">
          <w:rPr>
            <w:b/>
            <w:bCs/>
          </w:rPr>
          <w:t xml:space="preserve">). </w:t>
        </w:r>
      </w:ins>
    </w:p>
    <w:commentRangeEnd w:id="115"/>
    <w:p w14:paraId="564FCD13" w14:textId="77777777" w:rsidR="00141920" w:rsidRDefault="00141920" w:rsidP="00516385">
      <w:pPr>
        <w:ind w:firstLine="0"/>
        <w:rPr>
          <w:ins w:id="119" w:author="Maital Neta" w:date="2020-04-01T15:45:00Z"/>
          <w:b/>
          <w:bCs/>
        </w:rPr>
      </w:pPr>
      <w:ins w:id="120" w:author="Maital Neta" w:date="2020-04-01T15:46:00Z">
        <w:r>
          <w:rPr>
            <w:rStyle w:val="CommentReference"/>
            <w:szCs w:val="24"/>
          </w:rPr>
          <w:commentReference w:id="115"/>
        </w:r>
      </w:ins>
    </w:p>
    <w:p w14:paraId="234A58CB" w14:textId="6BE291B3" w:rsidR="00141920" w:rsidRDefault="007D1181" w:rsidP="00516385">
      <w:pPr>
        <w:ind w:firstLine="0"/>
        <w:rPr>
          <w:ins w:id="121" w:author="Nicholas Harp" w:date="2020-04-03T10:58:00Z"/>
          <w:b/>
          <w:bCs/>
        </w:rPr>
      </w:pPr>
      <w:ins w:id="122" w:author="Nicholas Harp" w:date="2020-04-03T10:55:00Z">
        <w:r>
          <w:rPr>
            <w:b/>
            <w:bCs/>
          </w:rPr>
          <w:t>The s</w:t>
        </w:r>
      </w:ins>
      <w:ins w:id="123" w:author="Maital Neta" w:date="2020-04-01T15:45:00Z">
        <w:del w:id="124" w:author="Nicholas Harp" w:date="2020-04-03T10:55:00Z">
          <w:r w:rsidR="00141920" w:rsidDel="007D1181">
            <w:rPr>
              <w:b/>
              <w:bCs/>
            </w:rPr>
            <w:delText>S</w:delText>
          </w:r>
        </w:del>
        <w:r w:rsidR="00141920">
          <w:rPr>
            <w:b/>
            <w:bCs/>
          </w:rPr>
          <w:t>econd goal</w:t>
        </w:r>
      </w:ins>
      <w:ins w:id="125" w:author="Nicholas Harp" w:date="2020-04-03T10:55:00Z">
        <w:r>
          <w:rPr>
            <w:b/>
            <w:bCs/>
          </w:rPr>
          <w:t xml:space="preserve"> is</w:t>
        </w:r>
      </w:ins>
      <w:ins w:id="126" w:author="Maital Neta" w:date="2020-04-01T15:45:00Z">
        <w:r w:rsidR="00141920">
          <w:rPr>
            <w:b/>
            <w:bCs/>
          </w:rPr>
          <w:t xml:space="preserve"> to determine if responses </w:t>
        </w:r>
      </w:ins>
      <w:ins w:id="127" w:author="Nicholas Harp" w:date="2020-04-03T10:55:00Z">
        <w:r>
          <w:rPr>
            <w:b/>
            <w:bCs/>
          </w:rPr>
          <w:t>t</w:t>
        </w:r>
      </w:ins>
      <w:ins w:id="128" w:author="Nicholas Harp" w:date="2020-04-03T10:56:00Z">
        <w:r>
          <w:rPr>
            <w:b/>
            <w:bCs/>
          </w:rPr>
          <w:t xml:space="preserve">o the words </w:t>
        </w:r>
      </w:ins>
      <w:ins w:id="129" w:author="Maital Neta" w:date="2020-04-01T15:45:00Z">
        <w:r w:rsidR="00141920">
          <w:rPr>
            <w:b/>
            <w:bCs/>
          </w:rPr>
          <w:t>track responses to faces</w:t>
        </w:r>
      </w:ins>
      <w:ins w:id="130" w:author="Nicholas Harp" w:date="2020-04-03T10:56:00Z">
        <w:r>
          <w:rPr>
            <w:b/>
            <w:bCs/>
          </w:rPr>
          <w:t xml:space="preserve"> and </w:t>
        </w:r>
      </w:ins>
      <w:ins w:id="131" w:author="Maital Neta" w:date="2020-04-01T15:45:00Z">
        <w:del w:id="132" w:author="Nicholas Harp" w:date="2020-04-03T10:56:00Z">
          <w:r w:rsidR="00141920" w:rsidDel="007D1181">
            <w:rPr>
              <w:b/>
              <w:bCs/>
            </w:rPr>
            <w:delText>/</w:delText>
          </w:r>
        </w:del>
        <w:r w:rsidR="00141920">
          <w:rPr>
            <w:b/>
            <w:bCs/>
          </w:rPr>
          <w:t>scenes – specifically, if the same individuals that tend to perceive surprised faces and ambiguous</w:t>
        </w:r>
      </w:ins>
      <w:ins w:id="133" w:author="Maital Neta" w:date="2020-04-01T15:46:00Z">
        <w:r w:rsidR="00141920">
          <w:rPr>
            <w:b/>
            <w:bCs/>
          </w:rPr>
          <w:t xml:space="preserve"> </w:t>
        </w:r>
        <w:del w:id="134" w:author="Nicholas Harp" w:date="2020-04-03T10:58:00Z">
          <w:r w:rsidR="00141920" w:rsidDel="007D1181">
            <w:rPr>
              <w:b/>
              <w:bCs/>
            </w:rPr>
            <w:delText>IAPS</w:delText>
          </w:r>
        </w:del>
      </w:ins>
      <w:ins w:id="135" w:author="Nicholas Harp" w:date="2020-04-03T10:58:00Z">
        <w:r>
          <w:rPr>
            <w:b/>
            <w:bCs/>
          </w:rPr>
          <w:t>scenes</w:t>
        </w:r>
      </w:ins>
      <w:ins w:id="136" w:author="Maital Neta" w:date="2020-04-01T15:46:00Z">
        <w:r w:rsidR="00141920">
          <w:rPr>
            <w:b/>
            <w:bCs/>
          </w:rPr>
          <w:t xml:space="preserve"> as positive, also show more positive perceptions of these words. </w:t>
        </w:r>
      </w:ins>
      <w:del w:id="137" w:author="Maital Neta" w:date="2020-04-01T15:46:00Z">
        <w:r w:rsidR="009B764A" w:rsidDel="00141920">
          <w:rPr>
            <w:b/>
            <w:bCs/>
          </w:rPr>
          <w:delText xml:space="preserve">Here we tested </w:delText>
        </w:r>
        <w:r w:rsidR="00A42815" w:rsidDel="00141920">
          <w:rPr>
            <w:b/>
            <w:bCs/>
          </w:rPr>
          <w:delText>if appraisals of emotional ambiguity (valence bias) in faces and scenes extends to words</w:delText>
        </w:r>
        <w:r w:rsidR="000A26F6" w:rsidDel="00141920">
          <w:rPr>
            <w:b/>
            <w:bCs/>
          </w:rPr>
          <w:delText xml:space="preserve"> by first identifying words with emotional ambiguity and then testing the relationship of appraisals among the different stimuli categories in a new sample</w:delText>
        </w:r>
        <w:r w:rsidR="00A42815" w:rsidDel="00141920">
          <w:rPr>
            <w:b/>
            <w:bCs/>
          </w:rPr>
          <w:delText xml:space="preserve">. </w:delText>
        </w:r>
      </w:del>
    </w:p>
    <w:p w14:paraId="6DFC79A2" w14:textId="09D33491" w:rsidR="007D1181" w:rsidRDefault="007D1181" w:rsidP="00516385">
      <w:pPr>
        <w:ind w:firstLine="0"/>
        <w:rPr>
          <w:ins w:id="138" w:author="Nicholas Harp" w:date="2020-04-03T10:58:00Z"/>
          <w:b/>
          <w:bCs/>
        </w:rPr>
      </w:pPr>
    </w:p>
    <w:p w14:paraId="069443C5" w14:textId="3CF06250" w:rsidR="007D1181" w:rsidRPr="00516385" w:rsidRDefault="007D1181" w:rsidP="00516385">
      <w:pPr>
        <w:ind w:firstLine="0"/>
        <w:rPr>
          <w:b/>
          <w:bCs/>
        </w:rPr>
      </w:pPr>
      <w:ins w:id="139" w:author="Nicholas Harp" w:date="2020-04-03T10:58:00Z">
        <w:r>
          <w:rPr>
            <w:b/>
            <w:bCs/>
          </w:rPr>
          <w:t>We also explore lexical characteristics of the ambiguous and clearly valenced words</w:t>
        </w:r>
      </w:ins>
      <w:ins w:id="140" w:author="Nicholas Harp" w:date="2020-04-03T10:59:00Z">
        <w:r>
          <w:rPr>
            <w:b/>
            <w:bCs/>
          </w:rPr>
          <w:t xml:space="preserve">. </w:t>
        </w:r>
      </w:ins>
    </w:p>
    <w:p w14:paraId="34653AE2" w14:textId="34A4AE2D" w:rsidR="007C3E7D" w:rsidRDefault="007C3E7D" w:rsidP="00516385">
      <w:pPr>
        <w:ind w:firstLine="0"/>
      </w:pPr>
    </w:p>
    <w:p w14:paraId="2CBACD4A" w14:textId="77777777" w:rsidR="007C3E7D" w:rsidRPr="00895170" w:rsidRDefault="007C3E7D" w:rsidP="00895170"/>
    <w:p w14:paraId="0C96B869" w14:textId="67F7889D" w:rsidR="00C50FC1" w:rsidRDefault="00B82759" w:rsidP="003F70C0">
      <w:pPr>
        <w:pStyle w:val="Heading1"/>
        <w:rPr>
          <w:rFonts w:cs="Arial"/>
          <w:szCs w:val="24"/>
        </w:rPr>
      </w:pPr>
      <w:ins w:id="141" w:author="Maital Neta" w:date="2020-04-01T13:59:00Z">
        <w:del w:id="142" w:author="Nicholas Harp" w:date="2020-04-23T14:57:00Z">
          <w:r w:rsidDel="00737696">
            <w:rPr>
              <w:rFonts w:cs="Arial"/>
              <w:szCs w:val="24"/>
            </w:rPr>
            <w:delText>study 1</w:delText>
          </w:r>
        </w:del>
      </w:ins>
      <w:ins w:id="143" w:author="Nicholas Harp" w:date="2020-04-23T14:57:00Z">
        <w:r w:rsidR="00737696">
          <w:rPr>
            <w:rFonts w:cs="Arial"/>
            <w:szCs w:val="24"/>
          </w:rPr>
          <w:t>Pilot</w:t>
        </w:r>
      </w:ins>
      <w:ins w:id="144" w:author="Maital Neta" w:date="2020-04-01T13:59:00Z">
        <w:r>
          <w:rPr>
            <w:rFonts w:cs="Arial"/>
            <w:szCs w:val="24"/>
          </w:rPr>
          <w:t xml:space="preserve"> </w:t>
        </w:r>
      </w:ins>
      <w:commentRangeStart w:id="145"/>
      <w:commentRangeStart w:id="146"/>
      <w:commentRangeStart w:id="147"/>
      <w:r w:rsidR="00C50FC1" w:rsidRPr="00F76216">
        <w:rPr>
          <w:rFonts w:cs="Arial"/>
          <w:szCs w:val="24"/>
        </w:rPr>
        <w:t>Methods</w:t>
      </w:r>
      <w:commentRangeEnd w:id="145"/>
      <w:r w:rsidR="00516385">
        <w:rPr>
          <w:rStyle w:val="CommentReference"/>
          <w:b w:val="0"/>
          <w:caps w:val="0"/>
          <w:kern w:val="0"/>
          <w:szCs w:val="24"/>
        </w:rPr>
        <w:commentReference w:id="145"/>
      </w:r>
      <w:commentRangeEnd w:id="146"/>
      <w:r w:rsidR="00192646">
        <w:rPr>
          <w:rStyle w:val="CommentReference"/>
          <w:b w:val="0"/>
          <w:caps w:val="0"/>
          <w:kern w:val="0"/>
          <w:szCs w:val="24"/>
        </w:rPr>
        <w:commentReference w:id="146"/>
      </w:r>
      <w:commentRangeEnd w:id="147"/>
      <w:r w:rsidR="00737696">
        <w:rPr>
          <w:rStyle w:val="CommentReference"/>
          <w:b w:val="0"/>
          <w:caps w:val="0"/>
          <w:kern w:val="0"/>
          <w:szCs w:val="24"/>
        </w:rPr>
        <w:commentReference w:id="147"/>
      </w:r>
    </w:p>
    <w:p w14:paraId="1CB9D585" w14:textId="005017B4" w:rsidR="004874F0" w:rsidRDefault="004874F0" w:rsidP="00A83F9E">
      <w:pPr>
        <w:pStyle w:val="Heading2"/>
        <w:rPr>
          <w:rFonts w:cs="Arial"/>
          <w:szCs w:val="24"/>
        </w:rPr>
      </w:pPr>
      <w:r>
        <w:rPr>
          <w:rFonts w:cs="Arial"/>
          <w:szCs w:val="24"/>
        </w:rPr>
        <w:lastRenderedPageBreak/>
        <w:t>Participants</w:t>
      </w:r>
      <w:bookmarkStart w:id="148" w:name="_GoBack"/>
      <w:bookmarkEnd w:id="148"/>
    </w:p>
    <w:p w14:paraId="1BAA0579" w14:textId="43FB7ACB" w:rsidR="004874F0" w:rsidRPr="004874F0" w:rsidRDefault="004874F0">
      <w:pPr>
        <w:pStyle w:val="FirstParagraph"/>
        <w:pPrChange w:id="149" w:author="Nicholas Harp" w:date="2020-03-24T14:25:00Z">
          <w:pPr>
            <w:pStyle w:val="Heading2"/>
          </w:pPr>
        </w:pPrChange>
      </w:pPr>
      <w:r>
        <w:t>Workers on Amazon’s M</w:t>
      </w:r>
      <w:ins w:id="150" w:author="Nicholas Harp" w:date="2020-03-24T14:29:00Z">
        <w:r w:rsidR="00FE460E">
          <w:t>e</w:t>
        </w:r>
      </w:ins>
      <w:r>
        <w:t>chanical Turk (</w:t>
      </w:r>
      <w:proofErr w:type="spellStart"/>
      <w:r>
        <w:t>MTurk</w:t>
      </w:r>
      <w:proofErr w:type="spellEnd"/>
      <w:r>
        <w:t>) were inv</w:t>
      </w:r>
      <w:ins w:id="151" w:author="Nicholas Harp" w:date="2020-03-24T14:29:00Z">
        <w:r w:rsidR="00FE460E">
          <w:t>i</w:t>
        </w:r>
      </w:ins>
      <w:r>
        <w:t>ted to participate</w:t>
      </w:r>
      <w:ins w:id="152" w:author="Nicholas Harp" w:date="2020-04-02T08:39:00Z">
        <w:r w:rsidR="00953DB8">
          <w:t xml:space="preserve">, </w:t>
        </w:r>
      </w:ins>
      <w:r w:rsidRPr="00953DB8">
        <w:rPr>
          <w:rFonts w:cs="Times New Roman (Body CS)"/>
          <w:vanish/>
          <w:rPrChange w:id="153" w:author="Nicholas Harp" w:date="2020-04-02T08:39:00Z">
            <w:rPr/>
          </w:rPrChange>
        </w:rPr>
        <w:t xml:space="preserve"> in an eligibility screener with the option to earn a bonus if they met the requirements and completed the entire study. The Workers clicked a hyperlink that directed them to the study. The screener task included demographic questions and one block of word ratings that included 5 instances of the word “negative” and 5 instances of the word “positive” (see Procedure below for full details). Workers were invited to complete the entire study if they indicated that they were over 18 years old, had English as their native language, had no history of psychological or neurological disorder, and correctly rated the words “positive” and “negative” as positive or negative with at least 80% accuracy. Of the 145 Workers who completed the screener, </w:t>
      </w:r>
      <w:r>
        <w:t>119 met the eligibility requirements, and 103 (54.37% female, 45.63% male) chose to complete the entire study. The final sample was 3.88% Asian, 5.83% Black, 2.91% Hispanic or Latino, 85.44% White, and 0% Other, with a mean(</w:t>
      </w:r>
      <w:proofErr w:type="spellStart"/>
      <w:r>
        <w:t>sd</w:t>
      </w:r>
      <w:proofErr w:type="spellEnd"/>
      <w:r>
        <w:t>) age of 37.16(10.60).</w:t>
      </w:r>
    </w:p>
    <w:p w14:paraId="0D2D430E" w14:textId="6969D914" w:rsidR="00A83F9E" w:rsidRDefault="00A83F9E" w:rsidP="00A83F9E">
      <w:pPr>
        <w:pStyle w:val="Heading2"/>
        <w:rPr>
          <w:rFonts w:cs="Arial"/>
          <w:szCs w:val="24"/>
        </w:rPr>
      </w:pPr>
      <w:r>
        <w:rPr>
          <w:rFonts w:cs="Arial"/>
          <w:szCs w:val="24"/>
        </w:rPr>
        <w:t>Stimuli</w:t>
      </w:r>
    </w:p>
    <w:p w14:paraId="1C721853" w14:textId="4F623A89" w:rsidR="00A83F9E" w:rsidRDefault="005A1FA8" w:rsidP="004874F0">
      <w:pPr>
        <w:pStyle w:val="FirstParagraph"/>
      </w:pPr>
      <w:r>
        <w:t xml:space="preserve">We compiled an initial set of 59 words that we believed had two distinct definitions, one clearly positive definition and one clearly negative definition. </w:t>
      </w:r>
      <w:r w:rsidRPr="00953DB8">
        <w:rPr>
          <w:rFonts w:cs="Times New Roman (Body CS)"/>
          <w:vanish/>
          <w:rPrChange w:id="154" w:author="Nicholas Harp" w:date="2020-04-02T08:40:00Z">
            <w:rPr/>
          </w:rPrChange>
        </w:rPr>
        <w:t xml:space="preserve">To create lists of clearly positive and clearly negative words, we first created a master list of words that were included in both the study by Warriner, Kuperman, and Brysbaert (2013), for valence and arousal ratings, and the English Lexicon Project online word query (Balota et al., 2007), for lexical characterisic measurements. We then elimiated any words with a mean arousal rating that was greater than 1 standard deviation away from the mean arousal of the list of 59 ambiguous words. We classified “positive” words as those with a mean valence &gt; 7 on the 1-9 scale used by Warriner et al. (2013); “negative” words had mean valence &lt; 3. To ensure that all words shared similar lexical characteristics, we eliminated any words from the master list whose lexical characteristics did not fall within the minimum and maximum values of the 59 ambiguous words’ lexical characteristics. The following were used for the cutoffs: length, the frequency of a word as reported by the Hyperspace Analogue to Language (HAL) study (Lund &amp; Burgess, 1996), the log of HAL frequency, number of phonemes, number of syllables, number of morphemes, lexical decision reaction time and accuracy, and naming reaction time and accuracy. </w:t>
      </w:r>
      <w:r>
        <w:t>The final list of pilot words included 59 ambiguous, 267 positive, and 304 negative words.</w:t>
      </w:r>
    </w:p>
    <w:p w14:paraId="46884D17" w14:textId="13881A1E" w:rsidR="00055C61" w:rsidRPr="003A170A" w:rsidRDefault="00596326" w:rsidP="00055C61">
      <w:pPr>
        <w:pStyle w:val="Heading2"/>
        <w:rPr>
          <w:color w:val="000000"/>
        </w:rPr>
      </w:pPr>
      <w:r>
        <w:rPr>
          <w:color w:val="000000"/>
        </w:rPr>
        <w:t>Procedure</w:t>
      </w:r>
    </w:p>
    <w:p w14:paraId="49A04277" w14:textId="659A77F2" w:rsidR="000F4AD6" w:rsidRPr="00852E69" w:rsidRDefault="000F4AD6" w:rsidP="000F4AD6">
      <w:pPr>
        <w:pStyle w:val="FirstParagraph"/>
        <w:rPr>
          <w:rFonts w:cs="Times New Roman (Body CS)"/>
          <w:vanish/>
          <w:rPrChange w:id="155" w:author="Nicholas Harp" w:date="2020-04-02T09:46:00Z">
            <w:rPr/>
          </w:rPrChange>
        </w:rPr>
      </w:pPr>
      <w:r>
        <w:t xml:space="preserve">After giving informed consent, participants first answered demographic questions about their gender, age, race, native language, and whether they had ever been diagnosed with a psychological or neurological disorder. </w:t>
      </w:r>
      <w:r w:rsidRPr="00852E69">
        <w:rPr>
          <w:rFonts w:cs="Times New Roman (Body CS)"/>
          <w:vanish/>
          <w:rPrChange w:id="156" w:author="Nicholas Harp" w:date="2020-04-02T09:46:00Z">
            <w:rPr/>
          </w:rPrChange>
        </w:rPr>
        <w:t>They were then</w:t>
      </w:r>
      <w:ins w:id="157" w:author="Nicholas Harp" w:date="2020-04-01T06:37:00Z">
        <w:r w:rsidR="00671BDF" w:rsidRPr="00852E69">
          <w:rPr>
            <w:rFonts w:cs="Times New Roman (Body CS)"/>
            <w:vanish/>
            <w:rPrChange w:id="158" w:author="Nicholas Harp" w:date="2020-04-02T09:46:00Z">
              <w:rPr/>
            </w:rPrChange>
          </w:rPr>
          <w:t xml:space="preserve"> </w:t>
        </w:r>
      </w:ins>
      <w:r w:rsidRPr="00852E69">
        <w:rPr>
          <w:rFonts w:cs="Times New Roman (Body CS)"/>
          <w:vanish/>
          <w:rPrChange w:id="159" w:author="Nicholas Harp" w:date="2020-04-02T09:46:00Z">
            <w:rPr/>
          </w:rPrChange>
        </w:rPr>
        <w:t>shown a brief self-guided instructional walkthrough of the task before completing the screener.</w:t>
      </w:r>
    </w:p>
    <w:p w14:paraId="2422B7C2" w14:textId="29204062" w:rsidR="000F4AD6" w:rsidRDefault="000F4AD6" w:rsidP="000F4AD6">
      <w:pPr>
        <w:pStyle w:val="BodyText"/>
        <w:rPr>
          <w:ins w:id="160" w:author="Nicholas Harp" w:date="2020-04-02T09:46:00Z"/>
        </w:rPr>
      </w:pPr>
      <w:r w:rsidRPr="00852E69">
        <w:rPr>
          <w:rFonts w:cs="Times New Roman (Body CS)"/>
          <w:vanish/>
          <w:rPrChange w:id="161" w:author="Nicholas Harp" w:date="2020-04-02T09:46:00Z">
            <w:rPr/>
          </w:rPrChange>
        </w:rPr>
        <w:t xml:space="preserve">Using a random seed, we selected 20 positive and 20 negative words from the final pilot list for use in the screener task. These 40 words, along with 5 instances of the word “positive” and 5 instances of the word “negative” were presented randomly, one at a time, each following a 250 ms fixation cross. </w:t>
      </w:r>
      <w:r>
        <w:t xml:space="preserve">Each word remained on screen until the participant indicated that they thought it was positive or negative by pressing A or L on their keyboard (key pairing randomized across participants). If no response was made after 2000ms, a reminder appeared on screen, “Please respond as quickly as you can! A = POSITIVE. L = NEGATIVE.” Participants who rated the words “positive” and “negative” with less than 80% accuracy were compensated for their time but were not invited to complete the rest of the study. </w:t>
      </w:r>
      <w:r w:rsidRPr="00852E69">
        <w:rPr>
          <w:rFonts w:cs="Times New Roman (Body CS)"/>
          <w:vanish/>
          <w:rPrChange w:id="162" w:author="Nicholas Harp" w:date="2020-04-02T09:46:00Z">
            <w:rPr/>
          </w:rPrChange>
        </w:rPr>
        <w:t>Participants were also excluded at this point if they indicated that they were younger than 18, that English was not their native language, or that they had been diagnosed with a psychological or neurological disorder.</w:t>
      </w:r>
    </w:p>
    <w:p w14:paraId="5552AFF7" w14:textId="77777777" w:rsidR="00852E69" w:rsidRPr="00852E69" w:rsidRDefault="00852E69" w:rsidP="000F4AD6">
      <w:pPr>
        <w:pStyle w:val="BodyText"/>
        <w:rPr>
          <w:rFonts w:cs="Times New Roman (Body CS)"/>
          <w:vanish/>
          <w:rPrChange w:id="163" w:author="Nicholas Harp" w:date="2020-04-02T09:46:00Z">
            <w:rPr/>
          </w:rPrChange>
        </w:rPr>
      </w:pPr>
    </w:p>
    <w:p w14:paraId="62F04FDC" w14:textId="6BCB7D32" w:rsidR="000F4AD6" w:rsidRPr="00852E69" w:rsidRDefault="000F4AD6" w:rsidP="000F4AD6">
      <w:pPr>
        <w:pStyle w:val="BodyText"/>
        <w:rPr>
          <w:ins w:id="164" w:author="Nicholas Harp" w:date="2020-03-31T12:26:00Z"/>
          <w:rFonts w:cs="Times New Roman (Body CS)"/>
          <w:vanish/>
          <w:rPrChange w:id="165" w:author="Nicholas Harp" w:date="2020-04-02T09:46:00Z">
            <w:rPr>
              <w:ins w:id="166" w:author="Nicholas Harp" w:date="2020-03-31T12:26:00Z"/>
            </w:rPr>
          </w:rPrChange>
        </w:rPr>
      </w:pPr>
      <w:r w:rsidRPr="00852E69">
        <w:rPr>
          <w:rFonts w:cs="Times New Roman (Body CS)"/>
          <w:vanish/>
          <w:rPrChange w:id="167" w:author="Nicholas Harp" w:date="2020-04-02T09:46:00Z">
            <w:rPr/>
          </w:rPrChange>
        </w:rPr>
        <w:t>The remaining 590 words from the final pilot list were randomly presented across 10 blocks of 59 words using the same button-press procedure as the screener block.</w:t>
      </w:r>
    </w:p>
    <w:p w14:paraId="1A2CD6E8" w14:textId="77777777" w:rsidR="00630EAF" w:rsidRPr="00852E69" w:rsidDel="00630EAF" w:rsidRDefault="00630EAF" w:rsidP="00630EAF">
      <w:pPr>
        <w:pStyle w:val="FirstParagraph"/>
        <w:rPr>
          <w:del w:id="168" w:author="Nicholas Harp" w:date="2020-03-31T12:26:00Z"/>
          <w:rFonts w:cs="Times New Roman (Body CS)"/>
          <w:vanish/>
          <w:rPrChange w:id="169" w:author="Nicholas Harp" w:date="2020-04-02T09:46:00Z">
            <w:rPr>
              <w:del w:id="170" w:author="Nicholas Harp" w:date="2020-03-31T12:26:00Z"/>
            </w:rPr>
          </w:rPrChange>
        </w:rPr>
      </w:pPr>
      <w:r w:rsidRPr="00852E69">
        <w:rPr>
          <w:rFonts w:cs="Times New Roman (Body CS)"/>
          <w:vanish/>
          <w:rPrChange w:id="171" w:author="Nicholas Harp" w:date="2020-04-02T09:46:00Z">
            <w:rPr/>
          </w:rPrChange>
        </w:rPr>
        <w:t>All tasks were created and presented using Gorilla Experiment Builder (Anwyl-Irvine, Massonnié, Flitton, Kirkham, &amp; Evershed, 2019). The study was only accessible to participants using a computer (not a phone or tablet) within the United States.</w:t>
      </w:r>
    </w:p>
    <w:p w14:paraId="788ED275" w14:textId="77777777" w:rsidR="00630EAF" w:rsidRPr="00852E69" w:rsidRDefault="00630EAF">
      <w:pPr>
        <w:pStyle w:val="FirstParagraph"/>
        <w:rPr>
          <w:rFonts w:cs="Times New Roman (Body CS)"/>
          <w:vanish/>
          <w:rPrChange w:id="172" w:author="Nicholas Harp" w:date="2020-04-02T09:46:00Z">
            <w:rPr/>
          </w:rPrChange>
        </w:rPr>
        <w:pPrChange w:id="173" w:author="Nicholas Harp" w:date="2020-03-31T12:26:00Z">
          <w:pPr>
            <w:pStyle w:val="BodyText"/>
          </w:pPr>
        </w:pPrChange>
      </w:pPr>
    </w:p>
    <w:p w14:paraId="4B84EA24" w14:textId="1956EA2E" w:rsidR="00A83F9E" w:rsidRPr="00C64912" w:rsidRDefault="00A83F9E" w:rsidP="00A83F9E">
      <w:pPr>
        <w:pStyle w:val="Heading2"/>
      </w:pPr>
      <w:r>
        <w:t xml:space="preserve">Data </w:t>
      </w:r>
      <w:ins w:id="174" w:author="Nicholas Harp" w:date="2020-04-02T09:51:00Z">
        <w:r w:rsidR="00B2057B">
          <w:t>a</w:t>
        </w:r>
      </w:ins>
      <w:del w:id="175" w:author="Nicholas Harp" w:date="2020-04-02T09:51:00Z">
        <w:r w:rsidDel="00B2057B">
          <w:delText>A</w:delText>
        </w:r>
      </w:del>
      <w:r>
        <w:t>nalysis</w:t>
      </w:r>
    </w:p>
    <w:p w14:paraId="0904FBDA" w14:textId="77777777" w:rsidR="005A1FA8" w:rsidDel="00630EAF" w:rsidRDefault="005A1FA8" w:rsidP="005A1FA8">
      <w:pPr>
        <w:pStyle w:val="BodyText"/>
        <w:rPr>
          <w:del w:id="176" w:author="Nicholas Harp" w:date="2020-03-31T12:26:00Z"/>
        </w:rPr>
      </w:pPr>
      <w:r>
        <w:t xml:space="preserve">All of the calculations described in this section were scripted using R version and are available in the </w:t>
      </w:r>
      <w:r>
        <w:rPr>
          <w:b/>
        </w:rPr>
        <w:t>Supplementary Information</w:t>
      </w:r>
      <w:r>
        <w:t>.</w:t>
      </w:r>
    </w:p>
    <w:p w14:paraId="1F3E89B4" w14:textId="32B0CAE5" w:rsidR="005A1FA8" w:rsidDel="00630EAF" w:rsidRDefault="005A1FA8" w:rsidP="005A1FA8">
      <w:pPr>
        <w:pStyle w:val="Heading4"/>
        <w:rPr>
          <w:del w:id="177" w:author="Nicholas Harp" w:date="2020-03-31T12:26:00Z"/>
        </w:rPr>
      </w:pPr>
      <w:bookmarkStart w:id="178" w:name="software"/>
      <w:del w:id="179" w:author="Nicholas Harp" w:date="2020-03-31T12:26:00Z">
        <w:r w:rsidDel="00630EAF">
          <w:delText>Software</w:delText>
        </w:r>
        <w:bookmarkEnd w:id="178"/>
      </w:del>
    </w:p>
    <w:p w14:paraId="2675FC50" w14:textId="77777777" w:rsidR="00A83F9E" w:rsidRPr="00F76216" w:rsidRDefault="00A83F9E">
      <w:pPr>
        <w:pStyle w:val="BodyText"/>
        <w:pPrChange w:id="180" w:author="Nicholas Harp" w:date="2020-03-31T12:26:00Z">
          <w:pPr>
            <w:pStyle w:val="Heading2"/>
          </w:pPr>
        </w:pPrChange>
      </w:pPr>
    </w:p>
    <w:p w14:paraId="175D62AE" w14:textId="733B5545" w:rsidR="00C50FC1" w:rsidRDefault="00B82759" w:rsidP="00A83F9E">
      <w:pPr>
        <w:pStyle w:val="Heading1"/>
        <w:rPr>
          <w:ins w:id="181" w:author="Nicholas Harp" w:date="2020-04-02T09:51:00Z"/>
          <w:rFonts w:cs="Arial"/>
          <w:szCs w:val="24"/>
        </w:rPr>
      </w:pPr>
      <w:ins w:id="182" w:author="Maital Neta" w:date="2020-04-01T13:59:00Z">
        <w:del w:id="183" w:author="Nicholas Harp" w:date="2020-04-23T14:57:00Z">
          <w:r w:rsidDel="00737696">
            <w:rPr>
              <w:rFonts w:cs="Arial"/>
              <w:szCs w:val="24"/>
            </w:rPr>
            <w:delText>study 1</w:delText>
          </w:r>
        </w:del>
      </w:ins>
      <w:ins w:id="184" w:author="Nicholas Harp" w:date="2020-04-23T14:57:00Z">
        <w:r w:rsidR="00737696">
          <w:rPr>
            <w:rFonts w:cs="Arial"/>
            <w:szCs w:val="24"/>
          </w:rPr>
          <w:t>PIlot</w:t>
        </w:r>
      </w:ins>
      <w:ins w:id="185" w:author="Maital Neta" w:date="2020-04-01T13:59:00Z">
        <w:r>
          <w:rPr>
            <w:rFonts w:cs="Arial"/>
            <w:szCs w:val="24"/>
          </w:rPr>
          <w:t xml:space="preserve"> </w:t>
        </w:r>
      </w:ins>
      <w:commentRangeStart w:id="186"/>
      <w:r w:rsidR="00C50FC1" w:rsidRPr="00F76216">
        <w:rPr>
          <w:rFonts w:cs="Arial"/>
          <w:szCs w:val="24"/>
        </w:rPr>
        <w:t>Results</w:t>
      </w:r>
      <w:commentRangeEnd w:id="186"/>
      <w:r w:rsidR="008756A5">
        <w:rPr>
          <w:rStyle w:val="CommentReference"/>
          <w:b w:val="0"/>
          <w:caps w:val="0"/>
          <w:kern w:val="0"/>
          <w:szCs w:val="24"/>
        </w:rPr>
        <w:commentReference w:id="186"/>
      </w:r>
    </w:p>
    <w:p w14:paraId="4E20E316" w14:textId="767FA12B" w:rsidR="00B2057B" w:rsidRPr="002C7A66" w:rsidRDefault="00B2057B">
      <w:pPr>
        <w:ind w:firstLine="0"/>
        <w:rPr>
          <w:bCs/>
        </w:rPr>
        <w:pPrChange w:id="187" w:author="Nicholas Harp" w:date="2020-04-02T09:51:00Z">
          <w:pPr>
            <w:pStyle w:val="Heading1"/>
          </w:pPr>
        </w:pPrChange>
      </w:pPr>
      <w:ins w:id="188" w:author="Nicholas Harp" w:date="2020-04-02T09:51:00Z">
        <w:r>
          <w:rPr>
            <w:b/>
            <w:bCs/>
          </w:rPr>
          <w:t>Data cleaning</w:t>
        </w:r>
      </w:ins>
    </w:p>
    <w:p w14:paraId="347B7E43" w14:textId="77777777" w:rsidR="004874F0" w:rsidRDefault="004874F0" w:rsidP="004874F0">
      <w:pPr>
        <w:pStyle w:val="FirstParagraph"/>
      </w:pPr>
      <w:r>
        <w:t>Trials with a response time faster than 250ms were removed from the data prior to analysis, as well as trials with a reaction time greater than 3 SDs above the mean reaction time averaged across all trials.</w:t>
      </w:r>
    </w:p>
    <w:p w14:paraId="21AA6C07" w14:textId="3662AE6B" w:rsidR="000B76D4" w:rsidRDefault="004874F0" w:rsidP="000B76D4">
      <w:pPr>
        <w:pStyle w:val="BodyText"/>
        <w:rPr>
          <w:ins w:id="189" w:author="Nicholas Harp" w:date="2020-04-02T09:51:00Z"/>
        </w:rPr>
      </w:pPr>
      <w:r>
        <w:lastRenderedPageBreak/>
        <w:t xml:space="preserve">We assessed average reaction time to identify the ambiguous words within the range of 35%-65% average negative rating, suggesting low response consensus. </w:t>
      </w:r>
    </w:p>
    <w:p w14:paraId="02CA1232" w14:textId="6DDEE5DB" w:rsidR="00B2057B" w:rsidRPr="00B2057B" w:rsidRDefault="00B2057B">
      <w:pPr>
        <w:pStyle w:val="BodyText"/>
        <w:ind w:firstLine="0"/>
        <w:rPr>
          <w:ins w:id="190" w:author="Nicholas Harp" w:date="2020-03-31T12:12:00Z"/>
          <w:b/>
          <w:bCs/>
          <w:rPrChange w:id="191" w:author="Nicholas Harp" w:date="2020-04-02T09:51:00Z">
            <w:rPr>
              <w:ins w:id="192" w:author="Nicholas Harp" w:date="2020-03-31T12:12:00Z"/>
            </w:rPr>
          </w:rPrChange>
        </w:rPr>
        <w:pPrChange w:id="193" w:author="Nicholas Harp" w:date="2020-04-02T09:51:00Z">
          <w:pPr>
            <w:pStyle w:val="BodyText"/>
          </w:pPr>
        </w:pPrChange>
      </w:pPr>
      <w:ins w:id="194" w:author="Nicholas Harp" w:date="2020-04-02T09:51:00Z">
        <w:r>
          <w:rPr>
            <w:b/>
            <w:bCs/>
          </w:rPr>
          <w:t>Id</w:t>
        </w:r>
      </w:ins>
      <w:ins w:id="195" w:author="Nicholas Harp" w:date="2020-04-02T09:52:00Z">
        <w:r>
          <w:rPr>
            <w:b/>
            <w:bCs/>
          </w:rPr>
          <w:t>entification of positive, negative, and ambiguous words</w:t>
        </w:r>
      </w:ins>
    </w:p>
    <w:p w14:paraId="0E7C77B3" w14:textId="71F870A7" w:rsidR="000B76D4" w:rsidRDefault="004874F0" w:rsidP="004874F0">
      <w:pPr>
        <w:pStyle w:val="BodyText"/>
        <w:rPr>
          <w:ins w:id="196" w:author="Nicholas Harp" w:date="2020-03-31T12:12:00Z"/>
        </w:rPr>
      </w:pPr>
      <w:r>
        <w:t>Previous work has shown that ambiguous faces and images are associated with longer reaction times in a forced-choice valence classification task (</w:t>
      </w:r>
      <w:del w:id="197" w:author="Nicholas Harp" w:date="2020-03-31T14:51:00Z">
        <w:r w:rsidDel="006D6ED8">
          <w:delText>CITE</w:delText>
        </w:r>
      </w:del>
      <w:ins w:id="198" w:author="Nicholas Harp" w:date="2020-03-31T14:51:00Z">
        <w:r w:rsidR="006D6ED8">
          <w:t>Neta &amp; Whalen, 2013</w:t>
        </w:r>
      </w:ins>
      <w:r>
        <w:t xml:space="preserve">). </w:t>
      </w:r>
      <w:r w:rsidRPr="000B76D4">
        <w:rPr>
          <w:b/>
        </w:rPr>
        <w:t>Figure 1a</w:t>
      </w:r>
      <w:r>
        <w:t xml:space="preserve"> shows that 29 </w:t>
      </w:r>
      <w:proofErr w:type="spellStart"/>
      <w:r>
        <w:t>amibugous</w:t>
      </w:r>
      <w:proofErr w:type="spellEnd"/>
      <w:r>
        <w:t xml:space="preserve">, 5 negative, and 6 positive words surpassed a reaction time threshold of 875ms (Why did we use 875? Just visual inspection?). </w:t>
      </w:r>
    </w:p>
    <w:p w14:paraId="4ECF1536" w14:textId="32F7A685" w:rsidR="000B76D4" w:rsidRDefault="000B76D4">
      <w:pPr>
        <w:pStyle w:val="BodyText"/>
        <w:ind w:firstLine="0"/>
        <w:rPr>
          <w:ins w:id="199" w:author="Nicholas Harp" w:date="2020-03-31T12:13:00Z"/>
        </w:rPr>
        <w:pPrChange w:id="200" w:author="Nicholas Harp" w:date="2020-03-31T12:14:00Z">
          <w:pPr>
            <w:pStyle w:val="BodyText"/>
          </w:pPr>
        </w:pPrChange>
      </w:pPr>
      <w:commentRangeStart w:id="201"/>
      <w:ins w:id="202" w:author="Nicholas Harp" w:date="2020-03-31T12:12:00Z">
        <w:r w:rsidRPr="000B76D4">
          <w:rPr>
            <w:noProof/>
          </w:rPr>
          <w:drawing>
            <wp:inline distT="0" distB="0" distL="0" distR="0" wp14:anchorId="2F306545" wp14:editId="2C614F2B">
              <wp:extent cx="3284621" cy="1970772"/>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765" cy="1978058"/>
                      </a:xfrm>
                      <a:prstGeom prst="rect">
                        <a:avLst/>
                      </a:prstGeom>
                    </pic:spPr>
                  </pic:pic>
                </a:graphicData>
              </a:graphic>
            </wp:inline>
          </w:drawing>
        </w:r>
      </w:ins>
      <w:commentRangeEnd w:id="201"/>
      <w:r w:rsidR="008756A5">
        <w:rPr>
          <w:rStyle w:val="CommentReference"/>
          <w:rFonts w:ascii="Arial" w:eastAsia="Times New Roman" w:hAnsi="Arial" w:cs="Times New Roman"/>
        </w:rPr>
        <w:commentReference w:id="201"/>
      </w:r>
      <w:ins w:id="203" w:author="Nicholas Harp" w:date="2020-03-31T12:14:00Z">
        <w:r w:rsidRPr="00C87536">
          <w:rPr>
            <w:noProof/>
          </w:rPr>
          <w:drawing>
            <wp:inline distT="0" distB="0" distL="0" distR="0" wp14:anchorId="61BBFFE6" wp14:editId="4594F3AF">
              <wp:extent cx="3248359" cy="1949015"/>
              <wp:effectExtent l="0" t="0" r="3175" b="0"/>
              <wp:docPr id="1" name="Picture 1" descr="A picture containing bird, flock, group,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634" cy="1956380"/>
                      </a:xfrm>
                      <a:prstGeom prst="rect">
                        <a:avLst/>
                      </a:prstGeom>
                    </pic:spPr>
                  </pic:pic>
                </a:graphicData>
              </a:graphic>
            </wp:inline>
          </w:drawing>
        </w:r>
      </w:ins>
    </w:p>
    <w:p w14:paraId="00A79B6C" w14:textId="21FF00D1" w:rsidR="004874F0" w:rsidRDefault="004874F0" w:rsidP="004874F0">
      <w:pPr>
        <w:pStyle w:val="BodyText"/>
      </w:pPr>
      <w:r>
        <w:t>These 40 words were considered for inclusion in a final list of ambiguous words. We removed 7 words that did not have both a clearly positive and clearly negative definition (“recession”, “faceless”, “headstone”, “inherit”, “abundant”, “cosmic”, “receive”), as well as 1 word that was redundant to another ambiguous word that we included (“courtroom”), resulting in a final list of 32 ambiguous words.</w:t>
      </w:r>
    </w:p>
    <w:p w14:paraId="3E39E534" w14:textId="0F9B516B" w:rsidR="00170505" w:rsidRPr="00F76216" w:rsidRDefault="004874F0">
      <w:pPr>
        <w:pStyle w:val="BodyText"/>
        <w:pPrChange w:id="204" w:author="Nicholas Harp" w:date="2020-03-31T12:16:00Z">
          <w:pPr>
            <w:ind w:firstLine="0"/>
          </w:pPr>
        </w:pPrChange>
      </w:pPr>
      <w:r>
        <w:t xml:space="preserve">As shown in </w:t>
      </w:r>
      <w:r w:rsidRPr="000B76D4">
        <w:rPr>
          <w:b/>
        </w:rPr>
        <w:t>Figure 1b</w:t>
      </w:r>
      <w:r>
        <w:t xml:space="preserve">, visual inspection of the average valence ratings revealed two distinct groups of words with high response consensus: one with a clearly negative meaning (n = 18, mean valence rating &gt; 75% negative) and one with a clearly positive meaning (n = 20, mean valence rating &lt; 10% negative). We removed the words “positive” and “negative” from each list (explain). Because the valence bias task requires an equal </w:t>
      </w:r>
      <w:r>
        <w:lastRenderedPageBreak/>
        <w:t>number of ambiguous (50%) and clearly-valenced (25% positive, 25% negative) stimuli, we included the 16 words with the fastest reaction time for the positive and negative word lists, respectively.</w:t>
      </w:r>
    </w:p>
    <w:p w14:paraId="79A501F4" w14:textId="77777777" w:rsidR="008756A5" w:rsidRPr="00737696" w:rsidRDefault="00516385" w:rsidP="008756A5">
      <w:pPr>
        <w:pStyle w:val="Heading1"/>
        <w:rPr>
          <w:ins w:id="205" w:author="Maital Neta" w:date="2020-04-01T13:56:00Z"/>
          <w:strike/>
          <w:rPrChange w:id="206" w:author="Nicholas Harp" w:date="2020-04-23T14:57:00Z">
            <w:rPr>
              <w:ins w:id="207" w:author="Maital Neta" w:date="2020-04-01T13:56:00Z"/>
            </w:rPr>
          </w:rPrChange>
        </w:rPr>
      </w:pPr>
      <w:r w:rsidRPr="00737696">
        <w:rPr>
          <w:strike/>
          <w:rPrChange w:id="208" w:author="Nicholas Harp" w:date="2020-04-23T14:57:00Z">
            <w:rPr/>
          </w:rPrChange>
        </w:rPr>
        <w:t xml:space="preserve">STUDY 1 </w:t>
      </w:r>
      <w:r w:rsidR="0039132E" w:rsidRPr="00737696">
        <w:rPr>
          <w:strike/>
          <w:rPrChange w:id="209" w:author="Nicholas Harp" w:date="2020-04-23T14:57:00Z">
            <w:rPr/>
          </w:rPrChange>
        </w:rPr>
        <w:t>DISCUSSION</w:t>
      </w:r>
    </w:p>
    <w:p w14:paraId="29940E01" w14:textId="20B277A7" w:rsidR="00FD2C8D" w:rsidRPr="00737696" w:rsidRDefault="00516385" w:rsidP="008756A5">
      <w:pPr>
        <w:pStyle w:val="Heading2"/>
        <w:rPr>
          <w:b w:val="0"/>
          <w:bCs/>
          <w:strike/>
          <w:highlight w:val="green"/>
          <w:rPrChange w:id="210" w:author="Nicholas Harp" w:date="2020-04-23T14:57:00Z">
            <w:rPr>
              <w:b w:val="0"/>
              <w:bCs/>
              <w:highlight w:val="green"/>
            </w:rPr>
          </w:rPrChange>
        </w:rPr>
      </w:pPr>
      <w:del w:id="211" w:author="Maital Neta" w:date="2020-04-01T13:56:00Z">
        <w:r w:rsidRPr="00737696" w:rsidDel="008756A5">
          <w:rPr>
            <w:strike/>
            <w:kern w:val="32"/>
            <w:rPrChange w:id="212" w:author="Nicholas Harp" w:date="2020-04-23T14:57:00Z">
              <w:rPr>
                <w:kern w:val="32"/>
              </w:rPr>
            </w:rPrChange>
          </w:rPr>
          <w:br/>
        </w:r>
      </w:del>
      <w:r w:rsidR="000A26F6" w:rsidRPr="00737696">
        <w:rPr>
          <w:strike/>
          <w:rPrChange w:id="213" w:author="Nicholas Harp" w:date="2020-04-23T14:57:00Z">
            <w:rPr/>
          </w:rPrChange>
        </w:rPr>
        <w:t xml:space="preserve">Many of the words showed variability in the percent negative categorizations across people, but analysis of additional features of ambiguity (slower reaction times) revealed a subset of words </w:t>
      </w:r>
      <w:r w:rsidR="00630EAF" w:rsidRPr="00737696">
        <w:rPr>
          <w:strike/>
          <w:rPrChange w:id="214" w:author="Nicholas Harp" w:date="2020-04-23T14:57:00Z">
            <w:rPr/>
          </w:rPrChange>
        </w:rPr>
        <w:t xml:space="preserve">(clearly positive, clearly negative, and ambiguous) </w:t>
      </w:r>
      <w:r w:rsidR="000A26F6" w:rsidRPr="00737696">
        <w:rPr>
          <w:strike/>
          <w:rPrChange w:id="215" w:author="Nicholas Harp" w:date="2020-04-23T14:57:00Z">
            <w:rPr/>
          </w:rPrChange>
        </w:rPr>
        <w:t xml:space="preserve">to test in the follow up study.  </w:t>
      </w:r>
    </w:p>
    <w:p w14:paraId="651CD7EB" w14:textId="77777777" w:rsidR="00630EAF" w:rsidRPr="00136136" w:rsidRDefault="00630EAF" w:rsidP="003F70C0">
      <w:pPr>
        <w:pStyle w:val="Heading1"/>
        <w:rPr>
          <w:b w:val="0"/>
          <w:bCs/>
        </w:rPr>
      </w:pPr>
    </w:p>
    <w:p w14:paraId="3B64F601" w14:textId="73356858" w:rsidR="00630EAF" w:rsidRPr="00B82759" w:rsidRDefault="00B82759">
      <w:pPr>
        <w:pStyle w:val="Heading1"/>
        <w:rPr>
          <w:bCs/>
        </w:rPr>
        <w:pPrChange w:id="216" w:author="Maital Neta" w:date="2020-04-01T13:59:00Z">
          <w:pPr>
            <w:ind w:firstLine="0"/>
          </w:pPr>
        </w:pPrChange>
      </w:pPr>
      <w:ins w:id="217" w:author="Maital Neta" w:date="2020-04-01T13:59:00Z">
        <w:r w:rsidRPr="00B82759">
          <w:rPr>
            <w:bCs/>
          </w:rPr>
          <w:t xml:space="preserve">Study </w:t>
        </w:r>
      </w:ins>
      <w:ins w:id="218" w:author="Nicholas Harp" w:date="2020-04-23T14:57:00Z">
        <w:r w:rsidR="00737696">
          <w:rPr>
            <w:bCs/>
          </w:rPr>
          <w:t>1</w:t>
        </w:r>
      </w:ins>
      <w:ins w:id="219" w:author="Maital Neta" w:date="2020-04-01T13:59:00Z">
        <w:del w:id="220" w:author="Nicholas Harp" w:date="2020-04-23T14:57:00Z">
          <w:r w:rsidRPr="00B82759" w:rsidDel="00737696">
            <w:rPr>
              <w:bCs/>
            </w:rPr>
            <w:delText>2</w:delText>
          </w:r>
        </w:del>
        <w:r w:rsidRPr="00B82759">
          <w:rPr>
            <w:bCs/>
          </w:rPr>
          <w:t xml:space="preserve"> </w:t>
        </w:r>
      </w:ins>
      <w:r w:rsidR="00630EAF" w:rsidRPr="00B82759">
        <w:rPr>
          <w:bCs/>
        </w:rPr>
        <w:t>METHODS</w:t>
      </w:r>
    </w:p>
    <w:p w14:paraId="3A72EB9C" w14:textId="2BD817E8" w:rsidR="00630EAF" w:rsidRDefault="00630EAF">
      <w:pPr>
        <w:pStyle w:val="Heading2"/>
        <w:rPr>
          <w:bCs/>
        </w:rPr>
        <w:pPrChange w:id="221" w:author="Maital Neta" w:date="2020-04-01T13:59:00Z">
          <w:pPr>
            <w:ind w:firstLine="0"/>
          </w:pPr>
        </w:pPrChange>
      </w:pPr>
      <w:r>
        <w:rPr>
          <w:bCs/>
        </w:rPr>
        <w:t>Participants</w:t>
      </w:r>
    </w:p>
    <w:p w14:paraId="2A4079E7" w14:textId="77777777" w:rsidR="00630EAF" w:rsidRDefault="00630EAF" w:rsidP="00630EAF">
      <w:pPr>
        <w:pStyle w:val="FirstParagraph"/>
      </w:pPr>
      <w:r>
        <w:t xml:space="preserve">Amazon </w:t>
      </w:r>
      <w:proofErr w:type="spellStart"/>
      <w:r>
        <w:t>MTurk</w:t>
      </w:r>
      <w:proofErr w:type="spellEnd"/>
      <w:r>
        <w:t xml:space="preserve"> Workers were again invited to participate </w:t>
      </w:r>
      <w:r w:rsidRPr="00953DB8">
        <w:rPr>
          <w:rFonts w:cs="Times New Roman (Body CS)"/>
          <w:vanish/>
          <w:rPrChange w:id="222" w:author="Nicholas Harp" w:date="2020-04-02T08:41:00Z">
            <w:rPr/>
          </w:rPrChange>
        </w:rPr>
        <w:t xml:space="preserve">in the study through a hyperlink. After completing the same eligibility screener used in Study 1, eligible participants proceeded to complete a valence bias task, described below. XX of the XX participants were eligible to participate, </w:t>
      </w:r>
      <w:r>
        <w:t>and XX chose to complete the study (XX male). The final sample was 6.09% Asian, 9.14% Black, 5.58% Hispanic or Latino, 76.65% White, and 2.54% Other, and included a wide range of ages (18-76).</w:t>
      </w:r>
    </w:p>
    <w:p w14:paraId="1C19F108" w14:textId="24921D78" w:rsidR="00630EAF" w:rsidRDefault="00630EAF">
      <w:pPr>
        <w:pStyle w:val="Heading2"/>
        <w:rPr>
          <w:bCs/>
        </w:rPr>
        <w:pPrChange w:id="223" w:author="Maital Neta" w:date="2020-04-01T14:00:00Z">
          <w:pPr>
            <w:ind w:firstLine="0"/>
          </w:pPr>
        </w:pPrChange>
      </w:pPr>
      <w:r>
        <w:rPr>
          <w:bCs/>
        </w:rPr>
        <w:t>Stimuli</w:t>
      </w:r>
    </w:p>
    <w:p w14:paraId="2A3F9088" w14:textId="639874B1" w:rsidR="00953DB8" w:rsidRPr="00953DB8" w:rsidRDefault="00630EAF" w:rsidP="00953DB8">
      <w:pPr>
        <w:pStyle w:val="FirstParagraph"/>
      </w:pPr>
      <w:r>
        <w:t xml:space="preserve">Three task blocks (faces, scenes, and words) were used to assess valence bias. As in previous work (Neta, Norris, &amp; Whalen, 2009), the face and scene task blocks included 24 ambiguous images, 12 positive images, and 12 negative images. </w:t>
      </w:r>
      <w:r w:rsidRPr="00953DB8">
        <w:rPr>
          <w:rFonts w:cs="Times New Roman (Body CS)"/>
          <w:vanish/>
          <w:rPrChange w:id="224" w:author="Nicholas Harp" w:date="2020-04-02T08:47:00Z">
            <w:rPr/>
          </w:rPrChange>
        </w:rPr>
        <w:t xml:space="preserve">The facial expressions were selected from the NimStim (Tottenham et al., 2011) and Karolinska Directed Emotional Faces (Lundqvist, Flykt, &amp; Öhman, 1998) sets, and the scenes were selected from the International Affective Picture System (Lang, Bradley, &amp; Cuthbert, 2008). </w:t>
      </w:r>
      <w:r>
        <w:t xml:space="preserve">For the words block, the 32 ambiguous, 16 positive, and 16 negative words identified in Study 1 were used. </w:t>
      </w:r>
      <w:r w:rsidRPr="00953DB8">
        <w:rPr>
          <w:rFonts w:cs="Times New Roman (Body CS)"/>
          <w:vanish/>
          <w:rPrChange w:id="225" w:author="Nicholas Harp" w:date="2020-04-02T08:47:00Z">
            <w:rPr/>
          </w:rPrChange>
        </w:rPr>
        <w:t>All words were presented in all capital letters in plain black font on a white background.</w:t>
      </w:r>
    </w:p>
    <w:p w14:paraId="3196091E" w14:textId="6E1C758A" w:rsidR="00630EAF" w:rsidRDefault="00630EAF">
      <w:pPr>
        <w:pStyle w:val="Heading2"/>
        <w:rPr>
          <w:bCs/>
        </w:rPr>
        <w:pPrChange w:id="226" w:author="Maital Neta" w:date="2020-04-01T14:00:00Z">
          <w:pPr>
            <w:ind w:firstLine="0"/>
          </w:pPr>
        </w:pPrChange>
      </w:pPr>
      <w:r>
        <w:rPr>
          <w:bCs/>
        </w:rPr>
        <w:t>Procedure</w:t>
      </w:r>
    </w:p>
    <w:p w14:paraId="54D62BAA" w14:textId="486C0E38" w:rsidR="00630EAF" w:rsidRPr="00630EAF" w:rsidRDefault="00630EAF">
      <w:pPr>
        <w:pStyle w:val="FirstParagraph"/>
        <w:rPr>
          <w:rPrChange w:id="227" w:author="Nicholas Harp" w:date="2020-03-31T12:25:00Z">
            <w:rPr>
              <w:b/>
              <w:bCs/>
            </w:rPr>
          </w:rPrChange>
        </w:rPr>
        <w:pPrChange w:id="228" w:author="Nicholas Harp" w:date="2020-03-31T12:25:00Z">
          <w:pPr>
            <w:ind w:firstLine="0"/>
          </w:pPr>
        </w:pPrChange>
      </w:pPr>
      <w:r>
        <w:t xml:space="preserve">Participants were randomly assigned to pseudorandom presentation orders of the faces, scenes, and words blocks. Within each block, all stimuli were preceded by a 2000 </w:t>
      </w:r>
      <w:proofErr w:type="spellStart"/>
      <w:r>
        <w:t>ms</w:t>
      </w:r>
      <w:proofErr w:type="spellEnd"/>
      <w:r>
        <w:t xml:space="preserve"> fixation cross and then presented for XX </w:t>
      </w:r>
      <w:proofErr w:type="spellStart"/>
      <w:r>
        <w:t>ms.</w:t>
      </w:r>
      <w:proofErr w:type="spellEnd"/>
      <w:r>
        <w:t xml:space="preserve"> If participants did not make a response within 2000 </w:t>
      </w:r>
      <w:proofErr w:type="spellStart"/>
      <w:r>
        <w:t>ms</w:t>
      </w:r>
      <w:proofErr w:type="spellEnd"/>
      <w:r>
        <w:t>, no response was recorded and the task advanced to the next trial. Participants responded by pressing either the “</w:t>
      </w:r>
      <w:ins w:id="229" w:author="Nicholas Harp" w:date="2020-04-01T06:39:00Z">
        <w:r w:rsidR="00671BDF">
          <w:t>A</w:t>
        </w:r>
      </w:ins>
      <w:r>
        <w:t>” or “</w:t>
      </w:r>
      <w:ins w:id="230" w:author="Nicholas Harp" w:date="2020-04-01T06:39:00Z">
        <w:r w:rsidR="00671BDF">
          <w:t>L</w:t>
        </w:r>
      </w:ins>
      <w:r>
        <w:t>” key on their keyboard, with the positive and negative response keys counterbalanced across participants. Valence bias for each stimulus category was calculated as the percent of negative responses for the ambiguous stimuli. As in Study 1, the task was administered using Gorilla Experiment Builder (</w:t>
      </w:r>
      <w:proofErr w:type="spellStart"/>
      <w:r>
        <w:t>Anwyl</w:t>
      </w:r>
      <w:proofErr w:type="spellEnd"/>
      <w:r>
        <w:t>-Irvine et al., 2019), and was only accessible to participants in the United States through a computer.</w:t>
      </w:r>
    </w:p>
    <w:p w14:paraId="76A7B07E" w14:textId="2E4B8AC5" w:rsidR="00630EAF" w:rsidRDefault="00630EAF">
      <w:pPr>
        <w:pStyle w:val="Heading2"/>
        <w:rPr>
          <w:bCs/>
        </w:rPr>
        <w:pPrChange w:id="231" w:author="Maital Neta" w:date="2020-04-01T14:00:00Z">
          <w:pPr>
            <w:ind w:firstLine="0"/>
          </w:pPr>
        </w:pPrChange>
      </w:pPr>
      <w:r>
        <w:rPr>
          <w:bCs/>
        </w:rPr>
        <w:lastRenderedPageBreak/>
        <w:t>Data analysis</w:t>
      </w:r>
    </w:p>
    <w:p w14:paraId="716307B4" w14:textId="7F2B7767" w:rsidR="006E53A7" w:rsidRPr="006E53A7" w:rsidRDefault="00136136" w:rsidP="006E53A7">
      <w:pPr>
        <w:pStyle w:val="FirstParagraph"/>
      </w:pPr>
      <w:r>
        <w:t xml:space="preserve">Preregistration is available at the Open Science Framework website (osf.io/LINK). All data cleaning, analyses, and visualizations were completed using R (Version 3.6.0; R Core Team, 2017). </w:t>
      </w:r>
      <w:r w:rsidRPr="00057406">
        <w:rPr>
          <w:vanish/>
          <w:rPrChange w:id="232" w:author="Nicholas Harp" w:date="2020-04-02T08:48:00Z">
            <w:rPr/>
          </w:rPrChange>
        </w:rPr>
        <w:t>Packages needed to reproduce analyses include (a bunch… list here). Prior to calculating our measure of valence bias (i.e., percent negativity for ambiguous stimuli), trials with reaction times less than 250 ms were removed (</w:t>
      </w:r>
      <w:r w:rsidRPr="00057406">
        <w:rPr>
          <w:i/>
          <w:vanish/>
          <w:rPrChange w:id="233" w:author="Nicholas Harp" w:date="2020-04-02T08:48:00Z">
            <w:rPr>
              <w:i/>
            </w:rPr>
          </w:rPrChange>
        </w:rPr>
        <w:t>note that this was set to 200 ms in the data cleaning script. I’ve since updated to 250, but our previous results were likely at the 200 ms cutoff</w:t>
      </w:r>
      <w:r w:rsidRPr="00057406">
        <w:rPr>
          <w:vanish/>
          <w:rPrChange w:id="234" w:author="Nicholas Harp" w:date="2020-04-02T08:48:00Z">
            <w:rPr/>
          </w:rPrChange>
        </w:rPr>
        <w:t xml:space="preserve">), as in Study 1. Additionally, only participants’ first response during each stimulus presentation was retained for analysis, and participants that failed to respond to 75% or more of the trials or did not correctly rate the clearly valenced stimuli greater than 60% of the time (n = 6) were removed prior to the statistical analyses. After, we calculated the proportion of trials in which each stimulus category was categorized as negative to measure valence bias. </w:t>
      </w:r>
      <w:commentRangeStart w:id="235"/>
      <w:r w:rsidRPr="00057406">
        <w:rPr>
          <w:vanish/>
          <w:rPrChange w:id="236" w:author="Nicholas Harp" w:date="2020-04-02T08:48:00Z">
            <w:rPr/>
          </w:rPrChange>
        </w:rPr>
        <w:t>Linear mixed effects models were used to test for differences in percent negativity and reaction time across the stimulus and valence categories</w:t>
      </w:r>
      <w:commentRangeEnd w:id="235"/>
      <w:r w:rsidR="006E4EF2" w:rsidRPr="00057406">
        <w:rPr>
          <w:rStyle w:val="CommentReference"/>
          <w:rFonts w:ascii="Arial" w:eastAsia="Times New Roman" w:hAnsi="Arial" w:cs="Times New Roman"/>
          <w:vanish/>
          <w:rPrChange w:id="237" w:author="Nicholas Harp" w:date="2020-04-02T08:48:00Z">
            <w:rPr>
              <w:rStyle w:val="CommentReference"/>
              <w:rFonts w:ascii="Arial" w:eastAsia="Times New Roman" w:hAnsi="Arial" w:cs="Times New Roman"/>
            </w:rPr>
          </w:rPrChange>
        </w:rPr>
        <w:commentReference w:id="235"/>
      </w:r>
      <w:r w:rsidRPr="00057406">
        <w:rPr>
          <w:vanish/>
          <w:rPrChange w:id="238" w:author="Nicholas Harp" w:date="2020-04-02T08:48:00Z">
            <w:rPr/>
          </w:rPrChange>
        </w:rPr>
        <w:t>. Partial correlations were used to assess whether valence bias towards the ambiguous words was related to that of the faces and scenes, while controlling for gender and age. Where applicable, non-parametric tests</w:t>
      </w:r>
      <w:ins w:id="239" w:author="Nicholas Harp" w:date="2020-04-01T06:41:00Z">
        <w:r w:rsidR="006E4EF2" w:rsidRPr="00057406">
          <w:rPr>
            <w:vanish/>
            <w:rPrChange w:id="240" w:author="Nicholas Harp" w:date="2020-04-02T08:48:00Z">
              <w:rPr/>
            </w:rPrChange>
          </w:rPr>
          <w:t xml:space="preserve"> (Spearman’s correlations)</w:t>
        </w:r>
      </w:ins>
      <w:r w:rsidRPr="00057406">
        <w:rPr>
          <w:vanish/>
          <w:rPrChange w:id="241" w:author="Nicholas Harp" w:date="2020-04-02T08:48:00Z">
            <w:rPr/>
          </w:rPrChange>
        </w:rPr>
        <w:t xml:space="preserve"> were used for data failing to meet normality assumptions.</w:t>
      </w:r>
    </w:p>
    <w:p w14:paraId="23177379" w14:textId="267AD484" w:rsidR="00136136" w:rsidRDefault="00B82759">
      <w:pPr>
        <w:pStyle w:val="Heading1"/>
        <w:rPr>
          <w:ins w:id="242" w:author="Nicholas Harp" w:date="2020-03-31T12:32:00Z"/>
          <w:bCs/>
        </w:rPr>
        <w:pPrChange w:id="243" w:author="Maital Neta" w:date="2020-04-01T14:00:00Z">
          <w:pPr>
            <w:ind w:firstLine="0"/>
          </w:pPr>
        </w:pPrChange>
      </w:pPr>
      <w:ins w:id="244" w:author="Maital Neta" w:date="2020-04-01T14:00:00Z">
        <w:r>
          <w:rPr>
            <w:bCs/>
          </w:rPr>
          <w:t xml:space="preserve">study </w:t>
        </w:r>
      </w:ins>
      <w:ins w:id="245" w:author="Nicholas Harp" w:date="2020-04-23T14:57:00Z">
        <w:r w:rsidR="00737696">
          <w:rPr>
            <w:bCs/>
          </w:rPr>
          <w:t>1</w:t>
        </w:r>
      </w:ins>
      <w:ins w:id="246" w:author="Maital Neta" w:date="2020-04-01T14:00:00Z">
        <w:del w:id="247" w:author="Nicholas Harp" w:date="2020-04-23T14:57:00Z">
          <w:r w:rsidDel="00737696">
            <w:rPr>
              <w:bCs/>
            </w:rPr>
            <w:delText>2</w:delText>
          </w:r>
        </w:del>
        <w:r>
          <w:rPr>
            <w:bCs/>
          </w:rPr>
          <w:t xml:space="preserve"> </w:t>
        </w:r>
      </w:ins>
      <w:r w:rsidR="00136136">
        <w:rPr>
          <w:bCs/>
        </w:rPr>
        <w:t>RESULTS</w:t>
      </w:r>
    </w:p>
    <w:p w14:paraId="2A763AB8" w14:textId="13E242E4" w:rsidR="00D3511E" w:rsidRDefault="00D3511E">
      <w:pPr>
        <w:pStyle w:val="Heading2"/>
        <w:rPr>
          <w:bCs/>
        </w:rPr>
        <w:pPrChange w:id="248" w:author="Maital Neta" w:date="2020-04-01T14:00:00Z">
          <w:pPr>
            <w:ind w:firstLine="0"/>
          </w:pPr>
        </w:pPrChange>
      </w:pPr>
      <w:r>
        <w:rPr>
          <w:bCs/>
        </w:rPr>
        <w:t>Manipulation check</w:t>
      </w:r>
      <w:del w:id="249" w:author="Nicholas Harp" w:date="2020-03-31T13:40:00Z">
        <w:r w:rsidR="00F64CE4" w:rsidDel="00FA1276">
          <w:rPr>
            <w:bCs/>
          </w:rPr>
          <w:delText>s</w:delText>
        </w:r>
      </w:del>
    </w:p>
    <w:p w14:paraId="0FDA4924" w14:textId="110C5670" w:rsidR="00A471F3" w:rsidRPr="006A0D3D" w:rsidDel="00595831" w:rsidRDefault="00D3511E">
      <w:pPr>
        <w:spacing w:line="480" w:lineRule="auto"/>
        <w:ind w:firstLine="0"/>
        <w:rPr>
          <w:del w:id="250" w:author="Nicholas Harp" w:date="2020-03-31T14:05:00Z"/>
          <w:rFonts w:ascii="Times New Roman" w:hAnsi="Times New Roman"/>
          <w:rPrChange w:id="251" w:author="Nicholas Harp" w:date="2020-04-02T08:49:00Z">
            <w:rPr>
              <w:del w:id="252" w:author="Nicholas Harp" w:date="2020-03-31T14:05:00Z"/>
            </w:rPr>
          </w:rPrChange>
        </w:rPr>
        <w:pPrChange w:id="253" w:author="Nicholas Harp" w:date="2020-04-02T08:49:00Z">
          <w:pPr>
            <w:ind w:firstLine="0"/>
          </w:pPr>
        </w:pPrChange>
      </w:pPr>
      <w:r w:rsidRPr="006A0D3D">
        <w:rPr>
          <w:rFonts w:ascii="Times New Roman" w:hAnsi="Times New Roman"/>
          <w:b/>
          <w:bCs/>
          <w:rPrChange w:id="254" w:author="Nicholas Harp" w:date="2020-04-02T08:49:00Z">
            <w:rPr>
              <w:b/>
              <w:bCs/>
            </w:rPr>
          </w:rPrChange>
        </w:rPr>
        <w:tab/>
      </w:r>
      <w:r w:rsidRPr="006A0D3D">
        <w:rPr>
          <w:rFonts w:ascii="Times New Roman" w:hAnsi="Times New Roman"/>
          <w:rPrChange w:id="255" w:author="Nicholas Harp" w:date="2020-04-02T08:49:00Z">
            <w:rPr/>
          </w:rPrChange>
        </w:rPr>
        <w:t xml:space="preserve">Confirming our prediction that response consensus for the ambiguous words would be lower than that of the clearly valenced (positive and negative) words, </w:t>
      </w:r>
      <w:r w:rsidR="005D26B4" w:rsidRPr="006A0D3D">
        <w:rPr>
          <w:rFonts w:ascii="Times New Roman" w:hAnsi="Times New Roman"/>
          <w:rPrChange w:id="256" w:author="Nicholas Harp" w:date="2020-04-02T08:49:00Z">
            <w:rPr/>
          </w:rPrChange>
        </w:rPr>
        <w:t xml:space="preserve">a paired sample t-test showed that standard deviations of ambiguous words (M = </w:t>
      </w:r>
      <w:r w:rsidR="004B3105" w:rsidRPr="006A0D3D">
        <w:rPr>
          <w:rFonts w:ascii="Times New Roman" w:hAnsi="Times New Roman"/>
          <w:rPrChange w:id="257" w:author="Nicholas Harp" w:date="2020-04-02T08:49:00Z">
            <w:rPr/>
          </w:rPrChange>
        </w:rPr>
        <w:t xml:space="preserve">.45 </w:t>
      </w:r>
      <w:r w:rsidR="005D26B4" w:rsidRPr="006A0D3D">
        <w:rPr>
          <w:rFonts w:ascii="Times New Roman" w:hAnsi="Times New Roman"/>
          <w:rPrChange w:id="258" w:author="Nicholas Harp" w:date="2020-04-02T08:49:00Z">
            <w:rPr/>
          </w:rPrChange>
        </w:rPr>
        <w:t xml:space="preserve">SD = </w:t>
      </w:r>
      <w:r w:rsidR="004B3105" w:rsidRPr="006A0D3D">
        <w:rPr>
          <w:rFonts w:ascii="Times New Roman" w:hAnsi="Times New Roman"/>
          <w:rPrChange w:id="259" w:author="Nicholas Harp" w:date="2020-04-02T08:49:00Z">
            <w:rPr/>
          </w:rPrChange>
        </w:rPr>
        <w:t>.13</w:t>
      </w:r>
      <w:r w:rsidR="005D26B4" w:rsidRPr="006A0D3D">
        <w:rPr>
          <w:rFonts w:ascii="Times New Roman" w:hAnsi="Times New Roman"/>
          <w:rPrChange w:id="260" w:author="Nicholas Harp" w:date="2020-04-02T08:49:00Z">
            <w:rPr/>
          </w:rPrChange>
        </w:rPr>
        <w:t xml:space="preserve">) were higher than those of the clearly valenced words (M = </w:t>
      </w:r>
      <w:r w:rsidR="004B3105" w:rsidRPr="006A0D3D">
        <w:rPr>
          <w:rFonts w:ascii="Times New Roman" w:hAnsi="Times New Roman"/>
          <w:rPrChange w:id="261" w:author="Nicholas Harp" w:date="2020-04-02T08:49:00Z">
            <w:rPr/>
          </w:rPrChange>
        </w:rPr>
        <w:t xml:space="preserve">.11 </w:t>
      </w:r>
      <w:r w:rsidR="005D26B4" w:rsidRPr="006A0D3D">
        <w:rPr>
          <w:rFonts w:ascii="Times New Roman" w:hAnsi="Times New Roman"/>
          <w:rPrChange w:id="262" w:author="Nicholas Harp" w:date="2020-04-02T08:49:00Z">
            <w:rPr/>
          </w:rPrChange>
        </w:rPr>
        <w:t xml:space="preserve">SD = </w:t>
      </w:r>
      <w:r w:rsidR="004B3105" w:rsidRPr="006A0D3D">
        <w:rPr>
          <w:rFonts w:ascii="Times New Roman" w:hAnsi="Times New Roman"/>
          <w:rPrChange w:id="263" w:author="Nicholas Harp" w:date="2020-04-02T08:49:00Z">
            <w:rPr/>
          </w:rPrChange>
        </w:rPr>
        <w:t>.20</w:t>
      </w:r>
      <w:r w:rsidR="005D26B4" w:rsidRPr="006A0D3D">
        <w:rPr>
          <w:rFonts w:ascii="Times New Roman" w:hAnsi="Times New Roman"/>
          <w:rPrChange w:id="264" w:author="Nicholas Harp" w:date="2020-04-02T08:49:00Z">
            <w:rPr/>
          </w:rPrChange>
        </w:rPr>
        <w:t xml:space="preserve">; </w:t>
      </w:r>
      <w:r w:rsidR="005D26B4" w:rsidRPr="006A0D3D">
        <w:rPr>
          <w:rFonts w:ascii="Times New Roman" w:hAnsi="Times New Roman"/>
          <w:i/>
          <w:iCs/>
          <w:rPrChange w:id="265" w:author="Nicholas Harp" w:date="2020-04-02T08:49:00Z">
            <w:rPr>
              <w:i/>
              <w:iCs/>
            </w:rPr>
          </w:rPrChange>
        </w:rPr>
        <w:t>t</w:t>
      </w:r>
      <w:r w:rsidR="005D26B4" w:rsidRPr="006A0D3D">
        <w:rPr>
          <w:rFonts w:ascii="Times New Roman" w:hAnsi="Times New Roman"/>
          <w:rPrChange w:id="266" w:author="Nicholas Harp" w:date="2020-04-02T08:49:00Z">
            <w:rPr/>
          </w:rPrChange>
        </w:rPr>
        <w:t>(</w:t>
      </w:r>
      <w:r w:rsidR="004B3105" w:rsidRPr="006A0D3D">
        <w:rPr>
          <w:rFonts w:ascii="Times New Roman" w:hAnsi="Times New Roman"/>
          <w:rPrChange w:id="267" w:author="Nicholas Harp" w:date="2020-04-02T08:49:00Z">
            <w:rPr/>
          </w:rPrChange>
        </w:rPr>
        <w:t>31</w:t>
      </w:r>
      <w:r w:rsidR="005D26B4" w:rsidRPr="006A0D3D">
        <w:rPr>
          <w:rFonts w:ascii="Times New Roman" w:hAnsi="Times New Roman"/>
          <w:rPrChange w:id="268" w:author="Nicholas Harp" w:date="2020-04-02T08:49:00Z">
            <w:rPr/>
          </w:rPrChange>
        </w:rPr>
        <w:t xml:space="preserve">) = </w:t>
      </w:r>
      <w:r w:rsidR="004B3105" w:rsidRPr="006A0D3D">
        <w:rPr>
          <w:rFonts w:ascii="Times New Roman" w:hAnsi="Times New Roman"/>
          <w:rPrChange w:id="269" w:author="Nicholas Harp" w:date="2020-04-02T08:49:00Z">
            <w:rPr/>
          </w:rPrChange>
        </w:rPr>
        <w:t>8.90</w:t>
      </w:r>
      <w:r w:rsidR="005D26B4" w:rsidRPr="006A0D3D">
        <w:rPr>
          <w:rFonts w:ascii="Times New Roman" w:hAnsi="Times New Roman"/>
          <w:rPrChange w:id="270" w:author="Nicholas Harp" w:date="2020-04-02T08:49:00Z">
            <w:rPr/>
          </w:rPrChange>
        </w:rPr>
        <w:t xml:space="preserve">, </w:t>
      </w:r>
      <w:r w:rsidR="005D26B4" w:rsidRPr="006A0D3D">
        <w:rPr>
          <w:rFonts w:ascii="Times New Roman" w:hAnsi="Times New Roman"/>
          <w:i/>
          <w:iCs/>
          <w:rPrChange w:id="271" w:author="Nicholas Harp" w:date="2020-04-02T08:49:00Z">
            <w:rPr>
              <w:i/>
              <w:iCs/>
            </w:rPr>
          </w:rPrChange>
        </w:rPr>
        <w:t>p</w:t>
      </w:r>
      <w:r w:rsidR="005D26B4" w:rsidRPr="006A0D3D">
        <w:rPr>
          <w:rFonts w:ascii="Times New Roman" w:hAnsi="Times New Roman"/>
          <w:rPrChange w:id="272" w:author="Nicholas Harp" w:date="2020-04-02T08:49:00Z">
            <w:rPr/>
          </w:rPrChange>
        </w:rPr>
        <w:t xml:space="preserve"> </w:t>
      </w:r>
      <w:r w:rsidR="004B3105" w:rsidRPr="006A0D3D">
        <w:rPr>
          <w:rFonts w:ascii="Times New Roman" w:hAnsi="Times New Roman"/>
          <w:rPrChange w:id="273" w:author="Nicholas Harp" w:date="2020-04-02T08:49:00Z">
            <w:rPr/>
          </w:rPrChange>
        </w:rPr>
        <w:t>&lt;</w:t>
      </w:r>
      <w:r w:rsidR="005D26B4" w:rsidRPr="006A0D3D">
        <w:rPr>
          <w:rFonts w:ascii="Times New Roman" w:hAnsi="Times New Roman"/>
          <w:rPrChange w:id="274" w:author="Nicholas Harp" w:date="2020-04-02T08:49:00Z">
            <w:rPr/>
          </w:rPrChange>
        </w:rPr>
        <w:t xml:space="preserve"> </w:t>
      </w:r>
      <w:r w:rsidR="004B3105" w:rsidRPr="006A0D3D">
        <w:rPr>
          <w:rFonts w:ascii="Times New Roman" w:hAnsi="Times New Roman"/>
          <w:rPrChange w:id="275" w:author="Nicholas Harp" w:date="2020-04-02T08:49:00Z">
            <w:rPr/>
          </w:rPrChange>
        </w:rPr>
        <w:t>.001</w:t>
      </w:r>
      <w:r w:rsidR="005D26B4" w:rsidRPr="006A0D3D">
        <w:rPr>
          <w:rFonts w:ascii="Times New Roman" w:hAnsi="Times New Roman"/>
          <w:rPrChange w:id="276" w:author="Nicholas Harp" w:date="2020-04-02T08:49:00Z">
            <w:rPr/>
          </w:rPrChange>
        </w:rPr>
        <w:t xml:space="preserve">). </w:t>
      </w:r>
    </w:p>
    <w:p w14:paraId="215CC029" w14:textId="77777777" w:rsidR="00595831" w:rsidRPr="006A0D3D" w:rsidRDefault="00595831">
      <w:pPr>
        <w:spacing w:line="480" w:lineRule="auto"/>
        <w:rPr>
          <w:ins w:id="277" w:author="Nicholas Harp" w:date="2020-04-01T09:52:00Z"/>
          <w:rFonts w:ascii="Times New Roman" w:hAnsi="Times New Roman"/>
          <w:rPrChange w:id="278" w:author="Nicholas Harp" w:date="2020-04-02T08:49:00Z">
            <w:rPr>
              <w:ins w:id="279" w:author="Nicholas Harp" w:date="2020-04-01T09:52:00Z"/>
            </w:rPr>
          </w:rPrChange>
        </w:rPr>
        <w:pPrChange w:id="280" w:author="Nicholas Harp" w:date="2020-04-02T08:49:00Z">
          <w:pPr/>
        </w:pPrChange>
      </w:pPr>
    </w:p>
    <w:p w14:paraId="5D82C3BE" w14:textId="77777777" w:rsidR="00162ACD" w:rsidRDefault="00162ACD" w:rsidP="00162ACD">
      <w:pPr>
        <w:ind w:firstLine="0"/>
        <w:rPr>
          <w:ins w:id="281" w:author="Nicholas Harp" w:date="2020-04-01T09:03:00Z"/>
        </w:rPr>
      </w:pPr>
    </w:p>
    <w:p w14:paraId="3F8B30A6" w14:textId="01400ACB" w:rsidR="00992535" w:rsidRDefault="00162ACD">
      <w:pPr>
        <w:pStyle w:val="Heading2"/>
        <w:rPr>
          <w:ins w:id="282" w:author="Nicholas Harp" w:date="2020-04-01T09:02:00Z"/>
        </w:rPr>
        <w:pPrChange w:id="283" w:author="Maital Neta" w:date="2020-04-01T14:00:00Z">
          <w:pPr>
            <w:pStyle w:val="FirstParagraph"/>
          </w:pPr>
        </w:pPrChange>
      </w:pPr>
      <w:ins w:id="284" w:author="Nicholas Harp" w:date="2020-04-01T09:04:00Z">
        <w:r>
          <w:rPr>
            <w:bCs/>
          </w:rPr>
          <w:t xml:space="preserve">Stimulus </w:t>
        </w:r>
      </w:ins>
      <w:ins w:id="285" w:author="Nicholas Harp" w:date="2020-04-02T08:50:00Z">
        <w:r w:rsidR="003F297C">
          <w:rPr>
            <w:bCs/>
          </w:rPr>
          <w:t>e</w:t>
        </w:r>
      </w:ins>
      <w:ins w:id="286" w:author="Nicholas Harp" w:date="2020-04-01T09:04:00Z">
        <w:r>
          <w:rPr>
            <w:bCs/>
          </w:rPr>
          <w:t xml:space="preserve">ffects on </w:t>
        </w:r>
      </w:ins>
      <w:ins w:id="287" w:author="Nicholas Harp" w:date="2020-04-02T08:50:00Z">
        <w:r w:rsidR="003F297C">
          <w:rPr>
            <w:bCs/>
          </w:rPr>
          <w:t>p</w:t>
        </w:r>
      </w:ins>
      <w:ins w:id="288" w:author="Nicholas Harp" w:date="2020-04-01T09:04:00Z">
        <w:r>
          <w:rPr>
            <w:bCs/>
          </w:rPr>
          <w:t xml:space="preserve">ercent </w:t>
        </w:r>
      </w:ins>
      <w:ins w:id="289" w:author="Nicholas Harp" w:date="2020-04-02T08:50:00Z">
        <w:r w:rsidR="003F297C">
          <w:rPr>
            <w:bCs/>
          </w:rPr>
          <w:t>n</w:t>
        </w:r>
      </w:ins>
      <w:ins w:id="290" w:author="Nicholas Harp" w:date="2020-04-01T09:04:00Z">
        <w:r>
          <w:rPr>
            <w:bCs/>
          </w:rPr>
          <w:t>egativity</w:t>
        </w:r>
      </w:ins>
      <w:del w:id="291" w:author="Nicholas Harp" w:date="2020-04-01T09:02:00Z">
        <w:r w:rsidR="00FA1276" w:rsidDel="00992535">
          <w:tab/>
        </w:r>
      </w:del>
    </w:p>
    <w:p w14:paraId="27D823FD" w14:textId="7310786B" w:rsidR="00FA1276" w:rsidRDefault="00992535" w:rsidP="00595831">
      <w:pPr>
        <w:pStyle w:val="FirstParagraph"/>
        <w:rPr>
          <w:ins w:id="292" w:author="Nicholas Harp" w:date="2020-04-23T14:45:00Z"/>
        </w:rPr>
      </w:pPr>
      <w:r>
        <w:t>In a repeated measures ANOVA, there was a significant main effect of Valence on percent negativity for positive (</w:t>
      </w:r>
      <w:r>
        <w:rPr>
          <w:i/>
        </w:rPr>
        <w:t>M</w:t>
      </w:r>
      <w:r>
        <w:t xml:space="preserve"> = 5.38%), negative (</w:t>
      </w:r>
      <w:r>
        <w:rPr>
          <w:i/>
        </w:rPr>
        <w:t>M</w:t>
      </w:r>
      <w:r>
        <w:t xml:space="preserve"> = 89.63%), and ambiguous (</w:t>
      </w:r>
      <w:r>
        <w:rPr>
          <w:i/>
        </w:rPr>
        <w:t>M</w:t>
      </w:r>
      <w:r>
        <w:t xml:space="preserve"> = 48.33%) images (</w:t>
      </w:r>
      <w:r>
        <w:rPr>
          <w:i/>
        </w:rPr>
        <w:t>F</w:t>
      </w:r>
      <w:r>
        <w:t xml:space="preserve">(2, 1,576.00) = 6,113.69, </w:t>
      </w:r>
      <w:r>
        <w:rPr>
          <w:i/>
        </w:rPr>
        <w:t>p</w:t>
      </w:r>
      <w:r>
        <w:t xml:space="preserve"> = 0), such that negative images were rated more negatively than both positive (</w:t>
      </w:r>
      <w:r>
        <w:rPr>
          <w:i/>
        </w:rPr>
        <w:t>t</w:t>
      </w:r>
      <w:r>
        <w:t xml:space="preserve">(1,584.04) = 110.29, </w:t>
      </w:r>
      <w:r>
        <w:rPr>
          <w:i/>
        </w:rPr>
        <w:t>p</w:t>
      </w:r>
      <w:r>
        <w:t xml:space="preserve"> = 0) and ambiguous images (</w:t>
      </w:r>
      <w:r>
        <w:rPr>
          <w:i/>
        </w:rPr>
        <w:t>t</w:t>
      </w:r>
      <w:r>
        <w:t xml:space="preserve">(1,584.04) = -54.07, </w:t>
      </w:r>
      <w:r>
        <w:rPr>
          <w:i/>
        </w:rPr>
        <w:t>p</w:t>
      </w:r>
      <w:r>
        <w:t xml:space="preserve"> = 0), and ambiguous images were more negative than positive images (</w:t>
      </w:r>
      <w:r>
        <w:rPr>
          <w:i/>
        </w:rPr>
        <w:t>t</w:t>
      </w:r>
      <w:r>
        <w:t xml:space="preserve">(1,584.04) = 56.22, </w:t>
      </w:r>
      <w:r>
        <w:rPr>
          <w:i/>
        </w:rPr>
        <w:t>p</w:t>
      </w:r>
      <w:r>
        <w:t xml:space="preserve"> = 0). Additionally, there was a significant main effect of Stimulus on percent negativity for the faces (</w:t>
      </w:r>
      <w:r>
        <w:rPr>
          <w:i/>
        </w:rPr>
        <w:t>M</w:t>
      </w:r>
      <w:r>
        <w:t xml:space="preserve"> = 49.74%), scenes (</w:t>
      </w:r>
      <w:r>
        <w:rPr>
          <w:i/>
        </w:rPr>
        <w:t>M</w:t>
      </w:r>
      <w:r>
        <w:t xml:space="preserve"> = 46.14%), and words (</w:t>
      </w:r>
      <w:r>
        <w:rPr>
          <w:i/>
        </w:rPr>
        <w:t>M</w:t>
      </w:r>
      <w:r>
        <w:t xml:space="preserve"> = 47.45%; (</w:t>
      </w:r>
      <w:r>
        <w:rPr>
          <w:i/>
        </w:rPr>
        <w:t>F</w:t>
      </w:r>
      <w:r>
        <w:t xml:space="preserve">(2, 1,576.00) = 11.41, </w:t>
      </w:r>
      <w:r>
        <w:rPr>
          <w:i/>
        </w:rPr>
        <w:t>p</w:t>
      </w:r>
      <w:r>
        <w:t xml:space="preserve"> = 0.00), such that faces were rated more negatively than scenes </w:t>
      </w:r>
      <w:r>
        <w:rPr>
          <w:i/>
        </w:rPr>
        <w:t>t</w:t>
      </w:r>
      <w:r>
        <w:t xml:space="preserve">(1,584.04) = 4.71, </w:t>
      </w:r>
      <w:r>
        <w:rPr>
          <w:i/>
        </w:rPr>
        <w:t>p</w:t>
      </w:r>
      <w:r>
        <w:t xml:space="preserve"> = 0.00)</w:t>
      </w:r>
      <w:ins w:id="293" w:author="Nicholas Harp" w:date="2020-04-23T14:42:00Z">
        <w:r w:rsidR="00852475">
          <w:t xml:space="preserve"> </w:t>
        </w:r>
      </w:ins>
      <w:del w:id="294" w:author="Nicholas Harp" w:date="2020-04-23T14:42:00Z">
        <w:r w:rsidDel="00852475">
          <w:delText xml:space="preserve"> a</w:delText>
        </w:r>
      </w:del>
      <w:del w:id="295" w:author="Nicholas Harp" w:date="2020-04-23T14:41:00Z">
        <w:r w:rsidDel="00852475">
          <w:delText>nd words (</w:delText>
        </w:r>
        <w:r w:rsidDel="00852475">
          <w:rPr>
            <w:i/>
          </w:rPr>
          <w:delText>M</w:delText>
        </w:r>
        <w:r w:rsidDel="00852475">
          <w:delText xml:space="preserve"> = 49.74%) </w:delText>
        </w:r>
      </w:del>
      <w:r>
        <w:t>and words (</w:t>
      </w:r>
      <w:r>
        <w:rPr>
          <w:i/>
        </w:rPr>
        <w:t>t</w:t>
      </w:r>
      <w:r>
        <w:t xml:space="preserve">(1,584.04) = 3.00, </w:t>
      </w:r>
      <w:r>
        <w:rPr>
          <w:i/>
        </w:rPr>
        <w:t>p</w:t>
      </w:r>
      <w:r>
        <w:t xml:space="preserve"> = 0.00), but words were not significantly different from scenes (</w:t>
      </w:r>
      <w:r>
        <w:rPr>
          <w:i/>
        </w:rPr>
        <w:t>t</w:t>
      </w:r>
      <w:r>
        <w:t xml:space="preserve">(1,584.04) = -1.71, </w:t>
      </w:r>
      <w:r>
        <w:rPr>
          <w:i/>
        </w:rPr>
        <w:t>p</w:t>
      </w:r>
      <w:r>
        <w:t xml:space="preserve"> = 0.09). These main effects were qualified by a significant interaction of Valence x Stimulus (</w:t>
      </w:r>
      <w:r>
        <w:rPr>
          <w:i/>
        </w:rPr>
        <w:t>F</w:t>
      </w:r>
      <w:r>
        <w:t xml:space="preserve">(4, 1,576.00) = 6,113.69, </w:t>
      </w:r>
      <w:r>
        <w:rPr>
          <w:i/>
        </w:rPr>
        <w:t>p</w:t>
      </w:r>
      <w:r>
        <w:t xml:space="preserve"> = 0.00), such that negative images were rated as more negative than both positive and ambiguous images in all three stimulus categories (all </w:t>
      </w:r>
      <w:r>
        <w:rPr>
          <w:i/>
        </w:rPr>
        <w:t>p’s</w:t>
      </w:r>
      <w:r>
        <w:t xml:space="preserve"> &lt; .001), but there were also differences across stimulus categories within each valence condition. Specifically, negative words were rated more negatively than both faces (</w:t>
      </w:r>
      <w:r>
        <w:rPr>
          <w:i/>
        </w:rPr>
        <w:t>t</w:t>
      </w:r>
      <w:r>
        <w:t xml:space="preserve">(1,584.04) = -3.57, </w:t>
      </w:r>
      <w:r>
        <w:rPr>
          <w:i/>
        </w:rPr>
        <w:t>p</w:t>
      </w:r>
      <w:r>
        <w:t xml:space="preserve"> = 0.00; Bonferroni corrected significance for these analyses p &lt; 0.00) and scenes (</w:t>
      </w:r>
      <w:r>
        <w:rPr>
          <w:i/>
        </w:rPr>
        <w:t>t</w:t>
      </w:r>
      <w:r>
        <w:t xml:space="preserve">(1,584.04) = -5.90, </w:t>
      </w:r>
      <w:r>
        <w:rPr>
          <w:i/>
        </w:rPr>
        <w:t>p</w:t>
      </w:r>
      <w:r>
        <w:t xml:space="preserve"> = 0.00), but faces and scenes did not differ after correcting for multiple comparisons </w:t>
      </w:r>
      <w:r>
        <w:lastRenderedPageBreak/>
        <w:t>(</w:t>
      </w:r>
      <w:r>
        <w:rPr>
          <w:i/>
        </w:rPr>
        <w:t>t</w:t>
      </w:r>
      <w:r>
        <w:t xml:space="preserve">(1,584.04) = 2.33, </w:t>
      </w:r>
      <w:r>
        <w:rPr>
          <w:i/>
        </w:rPr>
        <w:t>p</w:t>
      </w:r>
      <w:r>
        <w:t xml:space="preserve"> = 0.02). Further, ambiguous faces were rated more negatively than both scenes (</w:t>
      </w:r>
      <w:r>
        <w:rPr>
          <w:i/>
        </w:rPr>
        <w:t>t</w:t>
      </w:r>
      <w:r>
        <w:t xml:space="preserve">(1,584.04) = 5.35, </w:t>
      </w:r>
      <w:r>
        <w:rPr>
          <w:i/>
        </w:rPr>
        <w:t>p</w:t>
      </w:r>
      <w:r>
        <w:t xml:space="preserve"> = 0.00) and words (</w:t>
      </w:r>
      <w:r>
        <w:rPr>
          <w:i/>
        </w:rPr>
        <w:t>t</w:t>
      </w:r>
      <w:r>
        <w:t xml:space="preserve">(1,584.04) = 7.40, </w:t>
      </w:r>
      <w:r>
        <w:rPr>
          <w:i/>
        </w:rPr>
        <w:t>p</w:t>
      </w:r>
      <w:r>
        <w:t xml:space="preserve"> = 0.00), but scenes and words did not differ after correcting for multiple comparisons (</w:t>
      </w:r>
      <w:r>
        <w:rPr>
          <w:i/>
        </w:rPr>
        <w:t>t</w:t>
      </w:r>
      <w:r>
        <w:t xml:space="preserve">(1,584.04) = 2.05, </w:t>
      </w:r>
      <w:r>
        <w:rPr>
          <w:i/>
        </w:rPr>
        <w:t>p</w:t>
      </w:r>
      <w:r>
        <w:t xml:space="preserve"> = 0.04). There were no significant differences in negativity across stimulus categories for positively valenced stimuli (all </w:t>
      </w:r>
      <w:r>
        <w:rPr>
          <w:i/>
        </w:rPr>
        <w:t>p’s</w:t>
      </w:r>
      <w:r>
        <w:t xml:space="preserve"> &gt; .172).</w:t>
      </w:r>
    </w:p>
    <w:p w14:paraId="59E89502" w14:textId="1A55ECCE" w:rsidR="002604D2" w:rsidRPr="002604D2" w:rsidRDefault="002604D2" w:rsidP="002604D2">
      <w:pPr>
        <w:pStyle w:val="BodyText"/>
        <w:ind w:firstLine="0"/>
        <w:rPr>
          <w:b/>
          <w:bCs/>
          <w:rPrChange w:id="296" w:author="Nicholas Harp" w:date="2020-04-23T14:46:00Z">
            <w:rPr/>
          </w:rPrChange>
        </w:rPr>
        <w:pPrChange w:id="297" w:author="Nicholas Harp" w:date="2020-04-23T14:46:00Z">
          <w:pPr>
            <w:pStyle w:val="FirstParagraph"/>
          </w:pPr>
        </w:pPrChange>
      </w:pPr>
      <w:ins w:id="298" w:author="Nicholas Harp" w:date="2020-04-23T14:46:00Z">
        <w:r>
          <w:rPr>
            <w:b/>
            <w:bCs/>
          </w:rPr>
          <w:t>Stimulus effects on reaction time</w:t>
        </w:r>
      </w:ins>
    </w:p>
    <w:p w14:paraId="4E7C08A3" w14:textId="3F43CFDF" w:rsidR="00A471F3" w:rsidRPr="00953DB8" w:rsidRDefault="00A471F3">
      <w:pPr>
        <w:spacing w:line="480" w:lineRule="auto"/>
        <w:ind w:firstLine="0"/>
        <w:rPr>
          <w:rFonts w:ascii="Times New Roman" w:hAnsi="Times New Roman"/>
          <w:rPrChange w:id="299" w:author="Nicholas Harp" w:date="2020-04-02T08:45:00Z">
            <w:rPr/>
          </w:rPrChange>
        </w:rPr>
        <w:pPrChange w:id="300" w:author="Nicholas Harp" w:date="2020-04-02T08:45:00Z">
          <w:pPr>
            <w:ind w:firstLine="0"/>
          </w:pPr>
        </w:pPrChange>
      </w:pPr>
      <w:r w:rsidRPr="00953DB8">
        <w:rPr>
          <w:rFonts w:ascii="Times New Roman" w:hAnsi="Times New Roman"/>
          <w:rPrChange w:id="301" w:author="Nicholas Harp" w:date="2020-04-02T08:45:00Z">
            <w:rPr/>
          </w:rPrChange>
        </w:rPr>
        <w:tab/>
      </w:r>
      <w:r w:rsidR="004167F8" w:rsidRPr="00953DB8">
        <w:rPr>
          <w:rFonts w:ascii="Times New Roman" w:hAnsi="Times New Roman"/>
          <w:rPrChange w:id="302" w:author="Nicholas Harp" w:date="2020-04-02T08:45:00Z">
            <w:rPr/>
          </w:rPrChange>
        </w:rPr>
        <w:t xml:space="preserve">In the same model (Stimulus x Valence) with reaction time (RT) as the dependent variable, there were significant effects of Stimulus (F(2, 1576) = 296.13, p &lt; .001), Valence (F(2, 1576) = 218.21, p &lt; .001), and their interaction (F(4, 1576) = 7.01, p &lt; .001). Comparing the effects of Valence revealed that RTs were slower for ambiguous stimuli </w:t>
      </w:r>
      <w:r w:rsidR="000262A1" w:rsidRPr="00953DB8">
        <w:rPr>
          <w:rFonts w:ascii="Times New Roman" w:hAnsi="Times New Roman"/>
          <w:rPrChange w:id="303" w:author="Nicholas Harp" w:date="2020-04-02T08:45:00Z">
            <w:rPr/>
          </w:rPrChange>
        </w:rPr>
        <w:t xml:space="preserve">(M = 781.11, S.E. = 9.37) </w:t>
      </w:r>
      <w:r w:rsidR="004167F8" w:rsidRPr="00953DB8">
        <w:rPr>
          <w:rFonts w:ascii="Times New Roman" w:hAnsi="Times New Roman"/>
          <w:rPrChange w:id="304" w:author="Nicholas Harp" w:date="2020-04-02T08:45:00Z">
            <w:rPr/>
          </w:rPrChange>
        </w:rPr>
        <w:t>than positive (</w:t>
      </w:r>
      <w:r w:rsidR="000262A1" w:rsidRPr="00953DB8">
        <w:rPr>
          <w:rFonts w:ascii="Times New Roman" w:hAnsi="Times New Roman"/>
          <w:rPrChange w:id="305" w:author="Nicholas Harp" w:date="2020-04-02T08:45:00Z">
            <w:rPr/>
          </w:rPrChange>
        </w:rPr>
        <w:t xml:space="preserve">M = 682.64, S.E. = 9.37; </w:t>
      </w:r>
      <w:r w:rsidR="004167F8" w:rsidRPr="00953DB8">
        <w:rPr>
          <w:rFonts w:ascii="Times New Roman" w:hAnsi="Times New Roman"/>
          <w:rPrChange w:id="306" w:author="Nicholas Harp" w:date="2020-04-02T08:45:00Z">
            <w:rPr/>
          </w:rPrChange>
        </w:rPr>
        <w:t>t</w:t>
      </w:r>
      <w:r w:rsidR="00C25DA4" w:rsidRPr="00953DB8">
        <w:rPr>
          <w:rFonts w:ascii="Times New Roman" w:hAnsi="Times New Roman"/>
          <w:rPrChange w:id="307" w:author="Nicholas Harp" w:date="2020-04-02T08:45:00Z">
            <w:rPr/>
          </w:rPrChange>
        </w:rPr>
        <w:t>(</w:t>
      </w:r>
      <w:r w:rsidR="004167F8" w:rsidRPr="00953DB8">
        <w:rPr>
          <w:rFonts w:ascii="Times New Roman" w:hAnsi="Times New Roman"/>
          <w:rPrChange w:id="308" w:author="Nicholas Harp" w:date="2020-04-02T08:45:00Z">
            <w:rPr/>
          </w:rPrChange>
        </w:rPr>
        <w:t>1584) = 23.65, p &lt; .001) and negative stimuli (</w:t>
      </w:r>
      <w:r w:rsidR="000262A1" w:rsidRPr="00953DB8">
        <w:rPr>
          <w:rFonts w:ascii="Times New Roman" w:hAnsi="Times New Roman"/>
          <w:rPrChange w:id="309" w:author="Nicholas Harp" w:date="2020-04-02T08:45:00Z">
            <w:rPr/>
          </w:rPrChange>
        </w:rPr>
        <w:t xml:space="preserve">M = 712.23, S.E. = 9.37; </w:t>
      </w:r>
      <w:r w:rsidR="004167F8" w:rsidRPr="00953DB8">
        <w:rPr>
          <w:rFonts w:ascii="Times New Roman" w:hAnsi="Times New Roman"/>
          <w:rPrChange w:id="310" w:author="Nicholas Harp" w:date="2020-04-02T08:45:00Z">
            <w:rPr/>
          </w:rPrChange>
        </w:rPr>
        <w:t>t(1584) = 16.55, p &lt; .001). Additionally, RTs for negative stimuli were slower than those for positive stimuli (</w:t>
      </w:r>
      <w:proofErr w:type="gramStart"/>
      <w:r w:rsidR="004167F8" w:rsidRPr="00953DB8">
        <w:rPr>
          <w:rFonts w:ascii="Times New Roman" w:hAnsi="Times New Roman"/>
          <w:rPrChange w:id="311" w:author="Nicholas Harp" w:date="2020-04-02T08:45:00Z">
            <w:rPr/>
          </w:rPrChange>
        </w:rPr>
        <w:t>t(</w:t>
      </w:r>
      <w:proofErr w:type="gramEnd"/>
      <w:r w:rsidR="004167F8" w:rsidRPr="00953DB8">
        <w:rPr>
          <w:rFonts w:ascii="Times New Roman" w:hAnsi="Times New Roman"/>
          <w:rPrChange w:id="312" w:author="Nicholas Harp" w:date="2020-04-02T08:45:00Z">
            <w:rPr/>
          </w:rPrChange>
        </w:rPr>
        <w:t>1584) = 7.11, p &lt; .001). Comparing the effects of Stimulus revealed that RTs for faces</w:t>
      </w:r>
      <w:r w:rsidR="006F4A7A" w:rsidRPr="00953DB8">
        <w:rPr>
          <w:rFonts w:ascii="Times New Roman" w:hAnsi="Times New Roman"/>
          <w:rPrChange w:id="313" w:author="Nicholas Harp" w:date="2020-04-02T08:45:00Z">
            <w:rPr/>
          </w:rPrChange>
        </w:rPr>
        <w:t xml:space="preserve"> (M = 678.52, S.E. = 9.37)</w:t>
      </w:r>
      <w:r w:rsidR="004167F8" w:rsidRPr="00953DB8">
        <w:rPr>
          <w:rFonts w:ascii="Times New Roman" w:hAnsi="Times New Roman"/>
          <w:rPrChange w:id="314" w:author="Nicholas Harp" w:date="2020-04-02T08:45:00Z">
            <w:rPr/>
          </w:rPrChange>
        </w:rPr>
        <w:t xml:space="preserve"> were faster than both scenes (</w:t>
      </w:r>
      <w:r w:rsidR="006F4A7A" w:rsidRPr="00953DB8">
        <w:rPr>
          <w:rFonts w:ascii="Times New Roman" w:hAnsi="Times New Roman"/>
          <w:rPrChange w:id="315" w:author="Nicholas Harp" w:date="2020-04-02T08:45:00Z">
            <w:rPr/>
          </w:rPrChange>
        </w:rPr>
        <w:t xml:space="preserve">M – 733.32, S.E. = 9.37; </w:t>
      </w:r>
      <w:r w:rsidR="004167F8" w:rsidRPr="00953DB8">
        <w:rPr>
          <w:rFonts w:ascii="Times New Roman" w:hAnsi="Times New Roman"/>
          <w:rPrChange w:id="316" w:author="Nicholas Harp" w:date="2020-04-02T08:45:00Z">
            <w:rPr/>
          </w:rPrChange>
        </w:rPr>
        <w:t>t(1584) = -13.16, p &lt; .001) and words (</w:t>
      </w:r>
      <w:r w:rsidR="006F4A7A" w:rsidRPr="00953DB8">
        <w:rPr>
          <w:rFonts w:ascii="Times New Roman" w:hAnsi="Times New Roman"/>
          <w:rPrChange w:id="317" w:author="Nicholas Harp" w:date="2020-04-02T08:45:00Z">
            <w:rPr/>
          </w:rPrChange>
        </w:rPr>
        <w:t xml:space="preserve">M = 764, S. E. = 9.37; </w:t>
      </w:r>
      <w:r w:rsidR="004167F8" w:rsidRPr="00953DB8">
        <w:rPr>
          <w:rFonts w:ascii="Times New Roman" w:hAnsi="Times New Roman"/>
          <w:rPrChange w:id="318" w:author="Nicholas Harp" w:date="2020-04-02T08:45:00Z">
            <w:rPr/>
          </w:rPrChange>
        </w:rPr>
        <w:t xml:space="preserve">t(1584) = -20.57, p &lt; .001), and that RTs for scenes were faster than for words (t(1584) = -7.41, p &lt; .001). Finally, a Stimulus x Valence interaction revealed </w:t>
      </w:r>
      <w:r w:rsidR="00C25DA4" w:rsidRPr="00953DB8">
        <w:rPr>
          <w:rFonts w:ascii="Times New Roman" w:hAnsi="Times New Roman"/>
          <w:rPrChange w:id="319" w:author="Nicholas Harp" w:date="2020-04-02T08:45:00Z">
            <w:rPr/>
          </w:rPrChange>
        </w:rPr>
        <w:t xml:space="preserve">that RTs for ambiguous faces </w:t>
      </w:r>
      <w:r w:rsidR="000262A1" w:rsidRPr="00953DB8">
        <w:rPr>
          <w:rFonts w:ascii="Times New Roman" w:hAnsi="Times New Roman"/>
          <w:rPrChange w:id="320" w:author="Nicholas Harp" w:date="2020-04-02T08:45:00Z">
            <w:rPr/>
          </w:rPrChange>
        </w:rPr>
        <w:t xml:space="preserve">(M = 725.27, S.E. = 10.26) </w:t>
      </w:r>
      <w:r w:rsidR="00C25DA4" w:rsidRPr="00953DB8">
        <w:rPr>
          <w:rFonts w:ascii="Times New Roman" w:hAnsi="Times New Roman"/>
          <w:rPrChange w:id="321" w:author="Nicholas Harp" w:date="2020-04-02T08:45:00Z">
            <w:rPr/>
          </w:rPrChange>
        </w:rPr>
        <w:t>were faster than RTs for ambiguous scenes (</w:t>
      </w:r>
      <w:r w:rsidR="000262A1" w:rsidRPr="00953DB8">
        <w:rPr>
          <w:rFonts w:ascii="Times New Roman" w:hAnsi="Times New Roman"/>
          <w:rPrChange w:id="322" w:author="Nicholas Harp" w:date="2020-04-02T08:45:00Z">
            <w:rPr/>
          </w:rPrChange>
        </w:rPr>
        <w:t xml:space="preserve">M = 780.82, S.E. = 10.26; </w:t>
      </w:r>
      <w:r w:rsidR="00C25DA4" w:rsidRPr="00953DB8">
        <w:rPr>
          <w:rFonts w:ascii="Times New Roman" w:hAnsi="Times New Roman"/>
          <w:rPrChange w:id="323" w:author="Nicholas Harp" w:date="2020-04-02T08:45:00Z">
            <w:rPr/>
          </w:rPrChange>
        </w:rPr>
        <w:t xml:space="preserve">t(1584) = </w:t>
      </w:r>
      <w:r w:rsidR="00521FA3" w:rsidRPr="00953DB8">
        <w:rPr>
          <w:rFonts w:ascii="Times New Roman" w:hAnsi="Times New Roman"/>
          <w:rPrChange w:id="324" w:author="Nicholas Harp" w:date="2020-04-02T08:45:00Z">
            <w:rPr/>
          </w:rPrChange>
        </w:rPr>
        <w:t>-7.70, p &lt; .001) and ambiguous words (</w:t>
      </w:r>
      <w:r w:rsidR="000262A1" w:rsidRPr="00953DB8">
        <w:rPr>
          <w:rFonts w:ascii="Times New Roman" w:hAnsi="Times New Roman"/>
          <w:rPrChange w:id="325" w:author="Nicholas Harp" w:date="2020-04-02T08:45:00Z">
            <w:rPr/>
          </w:rPrChange>
        </w:rPr>
        <w:t xml:space="preserve">M = 837.26, S.E. = 10.26; </w:t>
      </w:r>
      <w:r w:rsidR="00521FA3" w:rsidRPr="00953DB8">
        <w:rPr>
          <w:rFonts w:ascii="Times New Roman" w:hAnsi="Times New Roman"/>
          <w:rPrChange w:id="326" w:author="Nicholas Harp" w:date="2020-04-02T08:45:00Z">
            <w:rPr/>
          </w:rPrChange>
        </w:rPr>
        <w:t>t(1584) = -15.53, p &lt; .001), and RTs for ambiguous scenes were faster than</w:t>
      </w:r>
      <w:r w:rsidR="000262A1" w:rsidRPr="00953DB8">
        <w:rPr>
          <w:rFonts w:ascii="Times New Roman" w:hAnsi="Times New Roman"/>
          <w:rPrChange w:id="327" w:author="Nicholas Harp" w:date="2020-04-02T08:45:00Z">
            <w:rPr/>
          </w:rPrChange>
        </w:rPr>
        <w:t xml:space="preserve"> ambiguous words (t(1584) = -7.83, p &lt; .001)</w:t>
      </w:r>
      <w:r w:rsidR="00521FA3" w:rsidRPr="00953DB8">
        <w:rPr>
          <w:rFonts w:ascii="Times New Roman" w:hAnsi="Times New Roman"/>
          <w:rPrChange w:id="328" w:author="Nicholas Harp" w:date="2020-04-02T08:45:00Z">
            <w:rPr/>
          </w:rPrChange>
        </w:rPr>
        <w:t>.</w:t>
      </w:r>
      <w:r w:rsidR="000262A1" w:rsidRPr="00953DB8">
        <w:rPr>
          <w:rFonts w:ascii="Times New Roman" w:hAnsi="Times New Roman"/>
          <w:rPrChange w:id="329" w:author="Nicholas Harp" w:date="2020-04-02T08:45:00Z">
            <w:rPr/>
          </w:rPrChange>
        </w:rPr>
        <w:t xml:space="preserve"> Among the negatively valenced stimuli, faces (M = </w:t>
      </w:r>
      <w:r w:rsidR="00354A4A" w:rsidRPr="00953DB8">
        <w:rPr>
          <w:rFonts w:ascii="Times New Roman" w:hAnsi="Times New Roman"/>
          <w:rPrChange w:id="330" w:author="Nicholas Harp" w:date="2020-04-02T08:45:00Z">
            <w:rPr/>
          </w:rPrChange>
        </w:rPr>
        <w:t>666.79</w:t>
      </w:r>
      <w:r w:rsidR="000262A1" w:rsidRPr="00953DB8">
        <w:rPr>
          <w:rFonts w:ascii="Times New Roman" w:hAnsi="Times New Roman"/>
          <w:rPrChange w:id="331" w:author="Nicholas Harp" w:date="2020-04-02T08:45:00Z">
            <w:rPr/>
          </w:rPrChange>
        </w:rPr>
        <w:t xml:space="preserve">, S.E. = </w:t>
      </w:r>
      <w:r w:rsidR="00354A4A" w:rsidRPr="00953DB8">
        <w:rPr>
          <w:rFonts w:ascii="Times New Roman" w:hAnsi="Times New Roman"/>
          <w:rPrChange w:id="332" w:author="Nicholas Harp" w:date="2020-04-02T08:45:00Z">
            <w:rPr/>
          </w:rPrChange>
        </w:rPr>
        <w:t>10.26</w:t>
      </w:r>
      <w:r w:rsidR="000262A1" w:rsidRPr="00953DB8">
        <w:rPr>
          <w:rFonts w:ascii="Times New Roman" w:hAnsi="Times New Roman"/>
          <w:rPrChange w:id="333" w:author="Nicholas Harp" w:date="2020-04-02T08:45:00Z">
            <w:rPr/>
          </w:rPrChange>
        </w:rPr>
        <w:t xml:space="preserve">) were faster than scenes (M = </w:t>
      </w:r>
      <w:r w:rsidR="00354A4A" w:rsidRPr="00953DB8">
        <w:rPr>
          <w:rFonts w:ascii="Times New Roman" w:hAnsi="Times New Roman"/>
          <w:rPrChange w:id="334" w:author="Nicholas Harp" w:date="2020-04-02T08:45:00Z">
            <w:rPr/>
          </w:rPrChange>
        </w:rPr>
        <w:t>728.13</w:t>
      </w:r>
      <w:r w:rsidR="000262A1" w:rsidRPr="00953DB8">
        <w:rPr>
          <w:rFonts w:ascii="Times New Roman" w:hAnsi="Times New Roman"/>
          <w:rPrChange w:id="335" w:author="Nicholas Harp" w:date="2020-04-02T08:45:00Z">
            <w:rPr/>
          </w:rPrChange>
        </w:rPr>
        <w:t xml:space="preserve">, S.E. = </w:t>
      </w:r>
      <w:r w:rsidR="00354A4A" w:rsidRPr="00953DB8">
        <w:rPr>
          <w:rFonts w:ascii="Times New Roman" w:hAnsi="Times New Roman"/>
          <w:rPrChange w:id="336" w:author="Nicholas Harp" w:date="2020-04-02T08:45:00Z">
            <w:rPr/>
          </w:rPrChange>
        </w:rPr>
        <w:t>10.26</w:t>
      </w:r>
      <w:r w:rsidR="000262A1" w:rsidRPr="00953DB8">
        <w:rPr>
          <w:rFonts w:ascii="Times New Roman" w:hAnsi="Times New Roman"/>
          <w:rPrChange w:id="337" w:author="Nicholas Harp" w:date="2020-04-02T08:45:00Z">
            <w:rPr/>
          </w:rPrChange>
        </w:rPr>
        <w:t xml:space="preserve">; t(1584) = -8.51, p &lt; .001) and words (M = </w:t>
      </w:r>
      <w:r w:rsidR="00354A4A" w:rsidRPr="00953DB8">
        <w:rPr>
          <w:rFonts w:ascii="Times New Roman" w:hAnsi="Times New Roman"/>
          <w:rPrChange w:id="338" w:author="Nicholas Harp" w:date="2020-04-02T08:45:00Z">
            <w:rPr/>
          </w:rPrChange>
        </w:rPr>
        <w:t>741.77</w:t>
      </w:r>
      <w:r w:rsidR="000262A1" w:rsidRPr="00953DB8">
        <w:rPr>
          <w:rFonts w:ascii="Times New Roman" w:hAnsi="Times New Roman"/>
          <w:rPrChange w:id="339" w:author="Nicholas Harp" w:date="2020-04-02T08:45:00Z">
            <w:rPr/>
          </w:rPrChange>
        </w:rPr>
        <w:t xml:space="preserve">, S.E. = </w:t>
      </w:r>
      <w:r w:rsidR="00354A4A" w:rsidRPr="00953DB8">
        <w:rPr>
          <w:rFonts w:ascii="Times New Roman" w:hAnsi="Times New Roman"/>
          <w:rPrChange w:id="340" w:author="Nicholas Harp" w:date="2020-04-02T08:45:00Z">
            <w:rPr/>
          </w:rPrChange>
        </w:rPr>
        <w:t>10.26</w:t>
      </w:r>
      <w:r w:rsidR="000262A1" w:rsidRPr="00953DB8">
        <w:rPr>
          <w:rFonts w:ascii="Times New Roman" w:hAnsi="Times New Roman"/>
          <w:rPrChange w:id="341" w:author="Nicholas Harp" w:date="2020-04-02T08:45:00Z">
            <w:rPr/>
          </w:rPrChange>
        </w:rPr>
        <w:t xml:space="preserve">; t(1584) = -10.40, p &lt; .001), but scenes and words did not differ (t(1584) = -1.89, p = .059). Among the positively valenced stimuli, RTs for faces (M = </w:t>
      </w:r>
      <w:r w:rsidR="00354A4A" w:rsidRPr="00953DB8">
        <w:rPr>
          <w:rFonts w:ascii="Times New Roman" w:hAnsi="Times New Roman"/>
          <w:rPrChange w:id="342" w:author="Nicholas Harp" w:date="2020-04-02T08:45:00Z">
            <w:rPr/>
          </w:rPrChange>
        </w:rPr>
        <w:t>643.50</w:t>
      </w:r>
      <w:r w:rsidR="000262A1" w:rsidRPr="00953DB8">
        <w:rPr>
          <w:rFonts w:ascii="Times New Roman" w:hAnsi="Times New Roman"/>
          <w:rPrChange w:id="343" w:author="Nicholas Harp" w:date="2020-04-02T08:45:00Z">
            <w:rPr/>
          </w:rPrChange>
        </w:rPr>
        <w:t xml:space="preserve">, S.E. = </w:t>
      </w:r>
      <w:r w:rsidR="00354A4A" w:rsidRPr="00953DB8">
        <w:rPr>
          <w:rFonts w:ascii="Times New Roman" w:hAnsi="Times New Roman"/>
          <w:rPrChange w:id="344" w:author="Nicholas Harp" w:date="2020-04-02T08:45:00Z">
            <w:rPr/>
          </w:rPrChange>
        </w:rPr>
        <w:t>10.26</w:t>
      </w:r>
      <w:r w:rsidR="000262A1" w:rsidRPr="00953DB8">
        <w:rPr>
          <w:rFonts w:ascii="Times New Roman" w:hAnsi="Times New Roman"/>
          <w:rPrChange w:id="345" w:author="Nicholas Harp" w:date="2020-04-02T08:45:00Z">
            <w:rPr/>
          </w:rPrChange>
        </w:rPr>
        <w:t xml:space="preserve">) were faster than both scenes (M = </w:t>
      </w:r>
      <w:r w:rsidR="00354A4A" w:rsidRPr="00953DB8">
        <w:rPr>
          <w:rFonts w:ascii="Times New Roman" w:hAnsi="Times New Roman"/>
          <w:rPrChange w:id="346" w:author="Nicholas Harp" w:date="2020-04-02T08:45:00Z">
            <w:rPr/>
          </w:rPrChange>
        </w:rPr>
        <w:t>691.02</w:t>
      </w:r>
      <w:r w:rsidR="000262A1" w:rsidRPr="00953DB8">
        <w:rPr>
          <w:rFonts w:ascii="Times New Roman" w:hAnsi="Times New Roman"/>
          <w:rPrChange w:id="347" w:author="Nicholas Harp" w:date="2020-04-02T08:45:00Z">
            <w:rPr/>
          </w:rPrChange>
        </w:rPr>
        <w:t xml:space="preserve">, S.E. = </w:t>
      </w:r>
      <w:r w:rsidR="00354A4A" w:rsidRPr="00953DB8">
        <w:rPr>
          <w:rFonts w:ascii="Times New Roman" w:hAnsi="Times New Roman"/>
          <w:rPrChange w:id="348" w:author="Nicholas Harp" w:date="2020-04-02T08:45:00Z">
            <w:rPr/>
          </w:rPrChange>
        </w:rPr>
        <w:t>10.26</w:t>
      </w:r>
      <w:r w:rsidR="000262A1" w:rsidRPr="00953DB8">
        <w:rPr>
          <w:rFonts w:ascii="Times New Roman" w:hAnsi="Times New Roman"/>
          <w:rPrChange w:id="349" w:author="Nicholas Harp" w:date="2020-04-02T08:45:00Z">
            <w:rPr/>
          </w:rPrChange>
        </w:rPr>
        <w:t xml:space="preserve">; t(1584) = -6.59, p &lt; .001) and words (M = </w:t>
      </w:r>
      <w:r w:rsidR="00354A4A" w:rsidRPr="00953DB8">
        <w:rPr>
          <w:rFonts w:ascii="Times New Roman" w:hAnsi="Times New Roman"/>
          <w:rPrChange w:id="350" w:author="Nicholas Harp" w:date="2020-04-02T08:45:00Z">
            <w:rPr/>
          </w:rPrChange>
        </w:rPr>
        <w:t>713.42</w:t>
      </w:r>
      <w:r w:rsidR="000262A1" w:rsidRPr="00953DB8">
        <w:rPr>
          <w:rFonts w:ascii="Times New Roman" w:hAnsi="Times New Roman"/>
          <w:rPrChange w:id="351" w:author="Nicholas Harp" w:date="2020-04-02T08:45:00Z">
            <w:rPr/>
          </w:rPrChange>
        </w:rPr>
        <w:t xml:space="preserve">, S.E. = </w:t>
      </w:r>
      <w:r w:rsidR="00354A4A" w:rsidRPr="00953DB8">
        <w:rPr>
          <w:rFonts w:ascii="Times New Roman" w:hAnsi="Times New Roman"/>
          <w:rPrChange w:id="352" w:author="Nicholas Harp" w:date="2020-04-02T08:45:00Z">
            <w:rPr/>
          </w:rPrChange>
        </w:rPr>
        <w:t>10.26</w:t>
      </w:r>
      <w:r w:rsidR="000262A1" w:rsidRPr="00953DB8">
        <w:rPr>
          <w:rFonts w:ascii="Times New Roman" w:hAnsi="Times New Roman"/>
          <w:rPrChange w:id="353" w:author="Nicholas Harp" w:date="2020-04-02T08:45:00Z">
            <w:rPr/>
          </w:rPrChange>
        </w:rPr>
        <w:t xml:space="preserve">; t(1584) = -9.70, p &lt; .001), and RTs for scenes were faster than words (t(1584) = -3.11, p = .002; </w:t>
      </w:r>
      <w:r w:rsidR="000262A1" w:rsidRPr="00953DB8">
        <w:rPr>
          <w:rFonts w:ascii="Times New Roman" w:hAnsi="Times New Roman"/>
          <w:i/>
          <w:iCs/>
          <w:rPrChange w:id="354" w:author="Nicholas Harp" w:date="2020-04-02T08:45:00Z">
            <w:rPr>
              <w:i/>
              <w:iCs/>
            </w:rPr>
          </w:rPrChange>
        </w:rPr>
        <w:t>maybe not after correction</w:t>
      </w:r>
      <w:r w:rsidR="000262A1" w:rsidRPr="00953DB8">
        <w:rPr>
          <w:rFonts w:ascii="Times New Roman" w:hAnsi="Times New Roman"/>
          <w:rPrChange w:id="355" w:author="Nicholas Harp" w:date="2020-04-02T08:45:00Z">
            <w:rPr/>
          </w:rPrChange>
        </w:rPr>
        <w:t xml:space="preserve">). </w:t>
      </w:r>
      <w:r w:rsidR="00A67140" w:rsidRPr="00953DB8">
        <w:rPr>
          <w:rFonts w:ascii="Times New Roman" w:hAnsi="Times New Roman"/>
          <w:rPrChange w:id="356" w:author="Nicholas Harp" w:date="2020-04-02T08:45:00Z">
            <w:rPr/>
          </w:rPrChange>
        </w:rPr>
        <w:t xml:space="preserve">Within each stimulus category, ambiguous </w:t>
      </w:r>
      <w:r w:rsidR="00A67140" w:rsidRPr="00953DB8">
        <w:rPr>
          <w:rFonts w:ascii="Times New Roman" w:hAnsi="Times New Roman"/>
          <w:rPrChange w:id="357" w:author="Nicholas Harp" w:date="2020-04-02T08:45:00Z">
            <w:rPr/>
          </w:rPrChange>
        </w:rPr>
        <w:lastRenderedPageBreak/>
        <w:t xml:space="preserve">stimuli were rated slower than both positive and negative stimuli (all p’s &lt; .001) and negative stimuli were rated slower than positive stimuli (all p’s &lt; .001). </w:t>
      </w:r>
    </w:p>
    <w:p w14:paraId="6AF63717" w14:textId="77777777" w:rsidR="000262A1" w:rsidRDefault="000262A1" w:rsidP="00630EAF">
      <w:pPr>
        <w:ind w:firstLine="0"/>
      </w:pPr>
    </w:p>
    <w:p w14:paraId="5A119ACC" w14:textId="77777777" w:rsidR="00FA1276" w:rsidRDefault="00CC4097">
      <w:pPr>
        <w:pStyle w:val="BodyText"/>
        <w:ind w:firstLine="0"/>
        <w:outlineLvl w:val="1"/>
        <w:rPr>
          <w:b/>
          <w:bCs/>
        </w:rPr>
        <w:pPrChange w:id="358" w:author="Maital Neta" w:date="2020-04-01T14:00:00Z">
          <w:pPr>
            <w:pStyle w:val="BodyText"/>
            <w:ind w:firstLine="0"/>
          </w:pPr>
        </w:pPrChange>
      </w:pPr>
      <w:r w:rsidRPr="00FA1276">
        <w:rPr>
          <w:rFonts w:ascii="Arial" w:hAnsi="Arial" w:cs="Arial"/>
          <w:b/>
          <w:bCs/>
        </w:rPr>
        <w:t>Relationships among the stimulus categories</w:t>
      </w:r>
    </w:p>
    <w:p w14:paraId="235FCD2E" w14:textId="0903CE6B" w:rsidR="00587859" w:rsidRPr="00587859" w:rsidRDefault="00CC4097">
      <w:pPr>
        <w:pStyle w:val="BodyText"/>
        <w:ind w:firstLine="720"/>
        <w:rPr>
          <w:b/>
          <w:bCs/>
        </w:rPr>
        <w:pPrChange w:id="359" w:author="Nicholas Harp" w:date="2020-03-31T14:03:00Z">
          <w:pPr>
            <w:pStyle w:val="BodyText"/>
            <w:ind w:firstLine="0"/>
          </w:pPr>
        </w:pPrChange>
      </w:pPr>
      <w:r>
        <w:t>Next, we tested for relationships among valence bias for faces, scenes, and words within participants while controlling for age and gender. Replicating previous work (Neta, Kelley, &amp; Whalen, 2013), there was a positive relationship between categorizations of ambiguous stimuli for the faces and scenes</w:t>
      </w:r>
      <w:r w:rsidR="009A5B5C">
        <w:t xml:space="preserve"> (</w:t>
      </w:r>
      <w:proofErr w:type="spellStart"/>
      <w:r w:rsidR="009A5B5C">
        <w:rPr>
          <w:i/>
          <w:iCs/>
        </w:rPr>
        <w:t>r</w:t>
      </w:r>
      <w:r w:rsidR="009A5B5C">
        <w:rPr>
          <w:i/>
          <w:iCs/>
          <w:vertAlign w:val="subscript"/>
        </w:rPr>
        <w:t>s</w:t>
      </w:r>
      <w:proofErr w:type="spellEnd"/>
      <w:r w:rsidR="009A5B5C">
        <w:rPr>
          <w:i/>
          <w:iCs/>
        </w:rPr>
        <w:t xml:space="preserve"> </w:t>
      </w:r>
      <w:r w:rsidR="009A5B5C">
        <w:t xml:space="preserve">= .34, </w:t>
      </w:r>
      <w:r w:rsidR="009A5B5C">
        <w:rPr>
          <w:i/>
          <w:iCs/>
        </w:rPr>
        <w:t>p</w:t>
      </w:r>
      <w:r w:rsidR="009A5B5C">
        <w:t xml:space="preserve"> &lt; .001), faces and words (</w:t>
      </w:r>
      <w:proofErr w:type="spellStart"/>
      <w:r w:rsidR="009A5B5C">
        <w:rPr>
          <w:i/>
          <w:iCs/>
        </w:rPr>
        <w:t>r</w:t>
      </w:r>
      <w:r w:rsidR="009A5B5C">
        <w:rPr>
          <w:i/>
          <w:iCs/>
          <w:vertAlign w:val="subscript"/>
        </w:rPr>
        <w:t>s</w:t>
      </w:r>
      <w:proofErr w:type="spellEnd"/>
      <w:r w:rsidR="009A5B5C">
        <w:rPr>
          <w:i/>
          <w:iCs/>
        </w:rPr>
        <w:t xml:space="preserve"> </w:t>
      </w:r>
      <w:r w:rsidR="009A5B5C">
        <w:t xml:space="preserve">= .26, </w:t>
      </w:r>
      <w:r w:rsidR="009A5B5C">
        <w:rPr>
          <w:i/>
          <w:iCs/>
        </w:rPr>
        <w:t>p</w:t>
      </w:r>
      <w:r w:rsidR="009A5B5C">
        <w:t xml:space="preserve"> &lt; .001), and scenes and words (</w:t>
      </w:r>
      <w:r w:rsidR="009A5B5C">
        <w:rPr>
          <w:i/>
          <w:iCs/>
        </w:rPr>
        <w:t>r</w:t>
      </w:r>
      <w:r w:rsidR="009A5B5C">
        <w:t xml:space="preserve">(195) = .44, </w:t>
      </w:r>
      <w:r w:rsidR="009A5B5C">
        <w:rPr>
          <w:i/>
          <w:iCs/>
        </w:rPr>
        <w:t>p</w:t>
      </w:r>
      <w:r w:rsidR="009A5B5C">
        <w:t xml:space="preserve"> &lt; .001) while controlling for bot</w:t>
      </w:r>
      <w:ins w:id="360" w:author="Nicholas Harp" w:date="2020-04-01T09:03:00Z">
        <w:r w:rsidR="00992535">
          <w:t xml:space="preserve">h </w:t>
        </w:r>
      </w:ins>
      <w:del w:id="361" w:author="Nicholas Harp" w:date="2020-04-01T09:03:00Z">
        <w:r w:rsidR="009A5B5C" w:rsidDel="00992535">
          <w:delText xml:space="preserve">h </w:delText>
        </w:r>
      </w:del>
      <w:r w:rsidR="009A5B5C">
        <w:t>age and gender</w:t>
      </w:r>
      <w:ins w:id="362" w:author="Nicholas Harp" w:date="2020-03-31T14:03:00Z">
        <w:r w:rsidR="00587859">
          <w:t xml:space="preserve"> (Figure 2a-c)</w:t>
        </w:r>
      </w:ins>
      <w:r w:rsidR="009A5B5C">
        <w:t xml:space="preserve">. </w:t>
      </w:r>
      <w:ins w:id="363" w:author="Nicholas Harp" w:date="2020-03-31T13:59:00Z">
        <w:r w:rsidR="00587859" w:rsidRPr="00587859">
          <w:rPr>
            <w:b/>
            <w:bCs/>
            <w:noProof/>
          </w:rPr>
          <w:drawing>
            <wp:inline distT="0" distB="0" distL="0" distR="0" wp14:anchorId="2F251B32" wp14:editId="685CCB73">
              <wp:extent cx="6858000" cy="4114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114800"/>
                      </a:xfrm>
                      <a:prstGeom prst="rect">
                        <a:avLst/>
                      </a:prstGeom>
                    </pic:spPr>
                  </pic:pic>
                </a:graphicData>
              </a:graphic>
            </wp:inline>
          </w:drawing>
        </w:r>
      </w:ins>
      <w:commentRangeStart w:id="364"/>
      <w:commentRangeEnd w:id="364"/>
      <w:r w:rsidR="00587859">
        <w:rPr>
          <w:rStyle w:val="CommentReference"/>
          <w:rFonts w:ascii="Arial" w:eastAsia="Times New Roman" w:hAnsi="Arial" w:cs="Times New Roman"/>
        </w:rPr>
        <w:commentReference w:id="364"/>
      </w:r>
    </w:p>
    <w:p w14:paraId="6044262E" w14:textId="7C090304" w:rsidR="00FA1276" w:rsidRDefault="0075081A">
      <w:pPr>
        <w:pStyle w:val="BodyText"/>
        <w:ind w:firstLine="0"/>
        <w:outlineLvl w:val="1"/>
        <w:rPr>
          <w:b/>
          <w:bCs/>
        </w:rPr>
        <w:pPrChange w:id="365" w:author="Maital Neta" w:date="2020-04-01T14:00:00Z">
          <w:pPr>
            <w:pStyle w:val="BodyText"/>
            <w:ind w:firstLine="0"/>
          </w:pPr>
        </w:pPrChange>
      </w:pPr>
      <w:r>
        <w:rPr>
          <w:b/>
          <w:bCs/>
        </w:rPr>
        <w:t>Exploratory analysis of word characteristics</w:t>
      </w:r>
    </w:p>
    <w:p w14:paraId="00C5B980" w14:textId="6310C287" w:rsidR="0075081A" w:rsidRPr="0075081A" w:rsidRDefault="0075081A" w:rsidP="005808EE">
      <w:pPr>
        <w:pStyle w:val="BodyText"/>
        <w:ind w:firstLine="0"/>
      </w:pPr>
      <w:r>
        <w:lastRenderedPageBreak/>
        <w:t>In exploratory analyses, we assessed differences between the ambiguous and clearly valenced words on linguistic characteristics which might contribute to emotional ambiguity. For instance, comparing frequency (</w:t>
      </w:r>
      <w:r w:rsidR="00B23904">
        <w:t>HAL; Lund &amp; Burgess, 1996</w:t>
      </w:r>
      <w:r w:rsidR="005D62F1">
        <w:t>)</w:t>
      </w:r>
      <w:r>
        <w:t xml:space="preserve"> between the clear and ambiguous words revealed that the ambiguous words are used more frequently (</w:t>
      </w:r>
      <w:proofErr w:type="gramStart"/>
      <w:r>
        <w:rPr>
          <w:i/>
          <w:iCs/>
        </w:rPr>
        <w:t>t</w:t>
      </w:r>
      <w:r>
        <w:t>(</w:t>
      </w:r>
      <w:proofErr w:type="gramEnd"/>
      <w:r w:rsidR="00D15393">
        <w:t>58</w:t>
      </w:r>
      <w:r>
        <w:t xml:space="preserve">) = </w:t>
      </w:r>
      <w:r w:rsidR="00D15393">
        <w:t>2.08</w:t>
      </w:r>
      <w:r>
        <w:t xml:space="preserve">, p = </w:t>
      </w:r>
      <w:r w:rsidR="00D15393">
        <w:t>.042</w:t>
      </w:r>
      <w:r>
        <w:t xml:space="preserve">). </w:t>
      </w:r>
    </w:p>
    <w:p w14:paraId="5F9E2D94" w14:textId="167721F1" w:rsidR="00136136" w:rsidRDefault="00136136" w:rsidP="00630EAF">
      <w:pPr>
        <w:ind w:firstLine="0"/>
        <w:rPr>
          <w:b/>
          <w:bCs/>
        </w:rPr>
      </w:pPr>
    </w:p>
    <w:p w14:paraId="11EC8413" w14:textId="5AD90A67" w:rsidR="00B82759" w:rsidRDefault="00B82759" w:rsidP="00B82759">
      <w:pPr>
        <w:pStyle w:val="Heading1"/>
        <w:rPr>
          <w:ins w:id="366" w:author="Maital Neta" w:date="2020-04-01T14:00:00Z"/>
          <w:bCs/>
        </w:rPr>
      </w:pPr>
      <w:ins w:id="367" w:author="Maital Neta" w:date="2020-04-01T14:00:00Z">
        <w:r>
          <w:rPr>
            <w:bCs/>
          </w:rPr>
          <w:t xml:space="preserve">study </w:t>
        </w:r>
      </w:ins>
      <w:ins w:id="368" w:author="Nicholas Harp" w:date="2020-04-23T14:58:00Z">
        <w:r w:rsidR="00737696">
          <w:rPr>
            <w:bCs/>
          </w:rPr>
          <w:t>1</w:t>
        </w:r>
      </w:ins>
      <w:ins w:id="369" w:author="Maital Neta" w:date="2020-04-01T14:00:00Z">
        <w:del w:id="370" w:author="Nicholas Harp" w:date="2020-04-23T14:58:00Z">
          <w:r w:rsidDel="00737696">
            <w:rPr>
              <w:bCs/>
            </w:rPr>
            <w:delText>2</w:delText>
          </w:r>
        </w:del>
        <w:r>
          <w:rPr>
            <w:bCs/>
          </w:rPr>
          <w:t xml:space="preserve"> discussion</w:t>
        </w:r>
      </w:ins>
    </w:p>
    <w:p w14:paraId="47787785" w14:textId="03523FBA" w:rsidR="00B82759" w:rsidRDefault="00B82759" w:rsidP="00B82759">
      <w:pPr>
        <w:pStyle w:val="Heading1"/>
        <w:rPr>
          <w:ins w:id="371" w:author="Nicholas Harp" w:date="2020-04-23T14:42:00Z"/>
          <w:bCs/>
        </w:rPr>
      </w:pPr>
    </w:p>
    <w:p w14:paraId="05636DE2" w14:textId="6D98864A" w:rsidR="00852475" w:rsidRPr="00852475" w:rsidRDefault="00852475" w:rsidP="00852475">
      <w:pPr>
        <w:ind w:firstLine="0"/>
        <w:rPr>
          <w:ins w:id="372" w:author="Nicholas Harp" w:date="2020-04-23T14:42:00Z"/>
          <w:b/>
          <w:bCs/>
          <w:rPrChange w:id="373" w:author="Nicholas Harp" w:date="2020-04-23T14:42:00Z">
            <w:rPr>
              <w:ins w:id="374" w:author="Nicholas Harp" w:date="2020-04-23T14:42:00Z"/>
            </w:rPr>
          </w:rPrChange>
        </w:rPr>
        <w:pPrChange w:id="375" w:author="Nicholas Harp" w:date="2020-04-23T14:42:00Z">
          <w:pPr>
            <w:pStyle w:val="Heading1"/>
          </w:pPr>
        </w:pPrChange>
      </w:pPr>
      <w:ins w:id="376" w:author="Nicholas Harp" w:date="2020-04-23T14:43:00Z">
        <w:r>
          <w:rPr>
            <w:b/>
            <w:bCs/>
          </w:rPr>
          <w:t>Ambiguous f</w:t>
        </w:r>
      </w:ins>
      <w:ins w:id="377" w:author="Nicholas Harp" w:date="2020-04-23T14:42:00Z">
        <w:r w:rsidRPr="00852475">
          <w:rPr>
            <w:b/>
            <w:bCs/>
            <w:rPrChange w:id="378" w:author="Nicholas Harp" w:date="2020-04-23T14:42:00Z">
              <w:rPr/>
            </w:rPrChange>
          </w:rPr>
          <w:t>aces are more negative than both scenes and words</w:t>
        </w:r>
      </w:ins>
    </w:p>
    <w:p w14:paraId="44A61E97" w14:textId="179D5A22" w:rsidR="00852475" w:rsidRDefault="00852475" w:rsidP="00852475">
      <w:pPr>
        <w:ind w:firstLine="0"/>
        <w:rPr>
          <w:ins w:id="379" w:author="Nicholas Harp" w:date="2020-04-23T14:43:00Z"/>
        </w:rPr>
      </w:pPr>
    </w:p>
    <w:p w14:paraId="0A97815A" w14:textId="7F3E3BF8" w:rsidR="00852475" w:rsidRPr="00852475" w:rsidRDefault="00852475" w:rsidP="00852475">
      <w:pPr>
        <w:ind w:firstLine="0"/>
        <w:rPr>
          <w:ins w:id="380" w:author="Nicholas Harp" w:date="2020-04-23T14:42:00Z"/>
          <w:b/>
          <w:bCs/>
          <w:rPrChange w:id="381" w:author="Nicholas Harp" w:date="2020-04-23T14:43:00Z">
            <w:rPr>
              <w:ins w:id="382" w:author="Nicholas Harp" w:date="2020-04-23T14:42:00Z"/>
            </w:rPr>
          </w:rPrChange>
        </w:rPr>
      </w:pPr>
      <w:ins w:id="383" w:author="Nicholas Harp" w:date="2020-04-23T14:43:00Z">
        <w:r w:rsidRPr="00852475">
          <w:rPr>
            <w:b/>
            <w:bCs/>
            <w:rPrChange w:id="384" w:author="Nicholas Harp" w:date="2020-04-23T14:43:00Z">
              <w:rPr/>
            </w:rPrChange>
          </w:rPr>
          <w:t xml:space="preserve">Ambiguous faces are rated faster than scenes, and scenes are rated faster than words. </w:t>
        </w:r>
      </w:ins>
    </w:p>
    <w:p w14:paraId="52EBE4C6" w14:textId="322F8DB8" w:rsidR="00852475" w:rsidRDefault="00852475" w:rsidP="00852475">
      <w:pPr>
        <w:ind w:firstLine="0"/>
        <w:rPr>
          <w:ins w:id="385" w:author="Nicholas Harp" w:date="2020-04-23T14:44:00Z"/>
        </w:rPr>
      </w:pPr>
    </w:p>
    <w:p w14:paraId="655C8889" w14:textId="47A56888" w:rsidR="00852475" w:rsidRPr="00852475" w:rsidRDefault="00852475" w:rsidP="00852475">
      <w:pPr>
        <w:ind w:firstLine="0"/>
        <w:rPr>
          <w:ins w:id="386" w:author="Nicholas Harp" w:date="2020-04-23T14:44:00Z"/>
          <w:b/>
          <w:bCs/>
          <w:rPrChange w:id="387" w:author="Nicholas Harp" w:date="2020-04-23T14:44:00Z">
            <w:rPr>
              <w:ins w:id="388" w:author="Nicholas Harp" w:date="2020-04-23T14:44:00Z"/>
            </w:rPr>
          </w:rPrChange>
        </w:rPr>
      </w:pPr>
      <w:ins w:id="389" w:author="Nicholas Harp" w:date="2020-04-23T14:44:00Z">
        <w:r>
          <w:rPr>
            <w:b/>
            <w:bCs/>
          </w:rPr>
          <w:t>Valence bias towards ambiguous tracks valence bias towards faces and sc</w:t>
        </w:r>
      </w:ins>
      <w:ins w:id="390" w:author="Nicholas Harp" w:date="2020-04-23T14:45:00Z">
        <w:r>
          <w:rPr>
            <w:b/>
            <w:bCs/>
          </w:rPr>
          <w:t xml:space="preserve">enes. </w:t>
        </w:r>
      </w:ins>
    </w:p>
    <w:p w14:paraId="4976EECF" w14:textId="77777777" w:rsidR="00852475" w:rsidRDefault="00852475" w:rsidP="00852475">
      <w:pPr>
        <w:ind w:firstLine="0"/>
        <w:rPr>
          <w:ins w:id="391" w:author="Nicholas Harp" w:date="2020-04-23T14:42:00Z"/>
        </w:rPr>
      </w:pPr>
    </w:p>
    <w:p w14:paraId="2A125327" w14:textId="77777777" w:rsidR="00852475" w:rsidRPr="00852475" w:rsidRDefault="00852475" w:rsidP="00852475">
      <w:pPr>
        <w:ind w:firstLine="0"/>
        <w:rPr>
          <w:ins w:id="392" w:author="Maital Neta" w:date="2020-04-01T14:00:00Z"/>
        </w:rPr>
        <w:pPrChange w:id="393" w:author="Nicholas Harp" w:date="2020-04-23T14:42:00Z">
          <w:pPr>
            <w:pStyle w:val="Heading1"/>
          </w:pPr>
        </w:pPrChange>
      </w:pPr>
    </w:p>
    <w:p w14:paraId="735DC735" w14:textId="1E33E22C" w:rsidR="00C32859" w:rsidRDefault="00824A5E">
      <w:pPr>
        <w:pStyle w:val="Heading1"/>
        <w:rPr>
          <w:bCs/>
        </w:rPr>
        <w:pPrChange w:id="394" w:author="Maital Neta" w:date="2020-04-01T14:00:00Z">
          <w:pPr>
            <w:ind w:firstLine="0"/>
          </w:pPr>
        </w:pPrChange>
      </w:pPr>
      <w:r>
        <w:rPr>
          <w:bCs/>
        </w:rPr>
        <w:t xml:space="preserve">GENERAL </w:t>
      </w:r>
      <w:r w:rsidR="00C32859">
        <w:rPr>
          <w:bCs/>
        </w:rPr>
        <w:t>DISCUSSION</w:t>
      </w:r>
    </w:p>
    <w:p w14:paraId="4E2E602F" w14:textId="134909B0" w:rsidR="00C32859" w:rsidRDefault="005808EE" w:rsidP="00587859">
      <w:pPr>
        <w:ind w:firstLine="0"/>
        <w:rPr>
          <w:b/>
          <w:bCs/>
        </w:rPr>
      </w:pPr>
      <w:commentRangeStart w:id="395"/>
      <w:r>
        <w:rPr>
          <w:b/>
          <w:bCs/>
        </w:rPr>
        <w:t>Here we i</w:t>
      </w:r>
      <w:r w:rsidR="0075081A">
        <w:rPr>
          <w:b/>
          <w:bCs/>
        </w:rPr>
        <w:t xml:space="preserve">dentified </w:t>
      </w:r>
      <w:ins w:id="396" w:author="Nicholas Harp" w:date="2020-04-03T08:23:00Z">
        <w:r w:rsidR="00B53F97">
          <w:rPr>
            <w:b/>
            <w:bCs/>
          </w:rPr>
          <w:t>a set of dual</w:t>
        </w:r>
      </w:ins>
      <w:ins w:id="397" w:author="Nicholas Harp" w:date="2020-04-23T14:50:00Z">
        <w:r w:rsidR="000647C9">
          <w:rPr>
            <w:b/>
            <w:bCs/>
          </w:rPr>
          <w:t>-</w:t>
        </w:r>
      </w:ins>
      <w:ins w:id="398" w:author="Nicholas Harp" w:date="2020-04-03T08:23:00Z">
        <w:r w:rsidR="00B53F97">
          <w:rPr>
            <w:b/>
            <w:bCs/>
          </w:rPr>
          <w:t>valence</w:t>
        </w:r>
      </w:ins>
      <w:ins w:id="399" w:author="Nicholas Harp" w:date="2020-04-03T08:24:00Z">
        <w:r w:rsidR="00B53F97">
          <w:rPr>
            <w:b/>
            <w:bCs/>
          </w:rPr>
          <w:t xml:space="preserve">, </w:t>
        </w:r>
      </w:ins>
      <w:ins w:id="400" w:author="Nicholas Harp" w:date="2020-04-03T08:23:00Z">
        <w:r w:rsidR="00B53F97">
          <w:rPr>
            <w:b/>
            <w:bCs/>
          </w:rPr>
          <w:t xml:space="preserve">emotionally </w:t>
        </w:r>
      </w:ins>
      <w:r w:rsidR="0075081A">
        <w:rPr>
          <w:b/>
          <w:bCs/>
        </w:rPr>
        <w:t xml:space="preserve">ambiguous </w:t>
      </w:r>
      <w:commentRangeEnd w:id="395"/>
      <w:ins w:id="401" w:author="Nicholas Harp" w:date="2020-04-03T08:24:00Z">
        <w:r w:rsidR="00B53F97">
          <w:rPr>
            <w:b/>
            <w:bCs/>
          </w:rPr>
          <w:t xml:space="preserve">words, along with </w:t>
        </w:r>
      </w:ins>
      <w:del w:id="402" w:author="Nicholas Harp" w:date="2020-04-03T08:24:00Z">
        <w:r w:rsidR="00516DE5" w:rsidDel="00B53F97">
          <w:rPr>
            <w:rStyle w:val="CommentReference"/>
            <w:szCs w:val="24"/>
          </w:rPr>
          <w:commentReference w:id="395"/>
        </w:r>
        <w:r w:rsidR="0075081A" w:rsidDel="00B53F97">
          <w:rPr>
            <w:b/>
            <w:bCs/>
          </w:rPr>
          <w:delText xml:space="preserve">and </w:delText>
        </w:r>
      </w:del>
      <w:r w:rsidR="0075081A">
        <w:rPr>
          <w:b/>
          <w:bCs/>
        </w:rPr>
        <w:t xml:space="preserve">clearly valenced </w:t>
      </w:r>
      <w:ins w:id="403" w:author="Nicholas Harp" w:date="2020-04-03T08:24:00Z">
        <w:r w:rsidR="00B53F97">
          <w:rPr>
            <w:b/>
            <w:bCs/>
          </w:rPr>
          <w:t xml:space="preserve">positive and negative </w:t>
        </w:r>
      </w:ins>
      <w:r w:rsidR="0075081A">
        <w:rPr>
          <w:b/>
          <w:bCs/>
        </w:rPr>
        <w:t>words</w:t>
      </w:r>
      <w:ins w:id="404" w:author="Nicholas Harp" w:date="2020-04-03T08:24:00Z">
        <w:r w:rsidR="00B53F97">
          <w:rPr>
            <w:b/>
            <w:bCs/>
          </w:rPr>
          <w:t xml:space="preserve"> as a [control/comparison] set. Additionally, we</w:t>
        </w:r>
      </w:ins>
      <w:del w:id="405" w:author="Nicholas Harp" w:date="2020-04-03T08:24:00Z">
        <w:r w:rsidR="0075081A" w:rsidDel="00B53F97">
          <w:rPr>
            <w:b/>
            <w:bCs/>
          </w:rPr>
          <w:delText>,</w:delText>
        </w:r>
      </w:del>
      <w:r w:rsidR="0075081A">
        <w:rPr>
          <w:b/>
          <w:bCs/>
        </w:rPr>
        <w:t xml:space="preserve"> showed that valence bias</w:t>
      </w:r>
      <w:ins w:id="406" w:author="Nicholas Harp" w:date="2020-04-03T10:53:00Z">
        <w:r w:rsidR="007D1181">
          <w:rPr>
            <w:b/>
            <w:bCs/>
          </w:rPr>
          <w:t xml:space="preserve">—as </w:t>
        </w:r>
      </w:ins>
      <w:del w:id="407" w:author="Nicholas Harp" w:date="2020-04-03T10:53:00Z">
        <w:r w:rsidR="0075081A" w:rsidDel="007D1181">
          <w:rPr>
            <w:b/>
            <w:bCs/>
          </w:rPr>
          <w:delText xml:space="preserve"> </w:delText>
        </w:r>
      </w:del>
      <w:r w:rsidR="0075081A">
        <w:rPr>
          <w:b/>
          <w:bCs/>
        </w:rPr>
        <w:t xml:space="preserve">measured with </w:t>
      </w:r>
      <w:ins w:id="408" w:author="Nicholas Harp" w:date="2020-04-03T08:25:00Z">
        <w:r w:rsidR="00B53F97">
          <w:rPr>
            <w:b/>
            <w:bCs/>
          </w:rPr>
          <w:t xml:space="preserve">nonverbal </w:t>
        </w:r>
      </w:ins>
      <w:r w:rsidR="0075081A">
        <w:rPr>
          <w:b/>
          <w:bCs/>
        </w:rPr>
        <w:t>face and scene stimuli</w:t>
      </w:r>
      <w:ins w:id="409" w:author="Nicholas Harp" w:date="2020-04-03T10:53:00Z">
        <w:r w:rsidR="007D1181">
          <w:rPr>
            <w:b/>
            <w:bCs/>
          </w:rPr>
          <w:t>—</w:t>
        </w:r>
      </w:ins>
      <w:del w:id="410" w:author="Nicholas Harp" w:date="2020-04-03T10:53:00Z">
        <w:r w:rsidR="0075081A" w:rsidDel="007D1181">
          <w:rPr>
            <w:b/>
            <w:bCs/>
          </w:rPr>
          <w:delText xml:space="preserve"> </w:delText>
        </w:r>
      </w:del>
      <w:r w:rsidR="0075081A">
        <w:rPr>
          <w:b/>
          <w:bCs/>
        </w:rPr>
        <w:t xml:space="preserve">extends to </w:t>
      </w:r>
      <w:ins w:id="411" w:author="Nicholas Harp" w:date="2020-04-03T08:25:00Z">
        <w:r w:rsidR="00B53F97">
          <w:rPr>
            <w:b/>
            <w:bCs/>
          </w:rPr>
          <w:t>verbal cues (</w:t>
        </w:r>
      </w:ins>
      <w:r w:rsidR="0075081A">
        <w:rPr>
          <w:b/>
          <w:bCs/>
        </w:rPr>
        <w:t>words</w:t>
      </w:r>
      <w:ins w:id="412" w:author="Nicholas Harp" w:date="2020-04-03T08:25:00Z">
        <w:r w:rsidR="00B53F97">
          <w:rPr>
            <w:b/>
            <w:bCs/>
          </w:rPr>
          <w:t xml:space="preserve">). </w:t>
        </w:r>
      </w:ins>
      <w:del w:id="413" w:author="Nicholas Harp" w:date="2020-04-03T08:25:00Z">
        <w:r w:rsidR="0075081A" w:rsidDel="00B53F97">
          <w:rPr>
            <w:b/>
            <w:bCs/>
          </w:rPr>
          <w:delText>,</w:delText>
        </w:r>
      </w:del>
      <w:r w:rsidR="0075081A">
        <w:rPr>
          <w:b/>
          <w:bCs/>
        </w:rPr>
        <w:t xml:space="preserve"> </w:t>
      </w:r>
      <w:ins w:id="414" w:author="Nicholas Harp" w:date="2020-04-03T08:25:00Z">
        <w:r w:rsidR="00B53F97">
          <w:rPr>
            <w:b/>
            <w:bCs/>
          </w:rPr>
          <w:t xml:space="preserve">Exploratory analyses </w:t>
        </w:r>
      </w:ins>
      <w:ins w:id="415" w:author="Nicholas Harp" w:date="2020-04-03T08:26:00Z">
        <w:r w:rsidR="00B53F97">
          <w:rPr>
            <w:b/>
            <w:bCs/>
          </w:rPr>
          <w:t>provided insight into</w:t>
        </w:r>
      </w:ins>
      <w:ins w:id="416" w:author="Nicholas Harp" w:date="2020-04-03T08:25:00Z">
        <w:r w:rsidR="00B53F97">
          <w:rPr>
            <w:b/>
            <w:bCs/>
          </w:rPr>
          <w:t xml:space="preserve"> </w:t>
        </w:r>
      </w:ins>
      <w:del w:id="417" w:author="Nicholas Harp" w:date="2020-04-03T08:26:00Z">
        <w:r w:rsidDel="00B53F97">
          <w:rPr>
            <w:b/>
            <w:bCs/>
          </w:rPr>
          <w:delText xml:space="preserve">and </w:delText>
        </w:r>
        <w:r w:rsidR="0075081A" w:rsidDel="00B53F97">
          <w:rPr>
            <w:b/>
            <w:bCs/>
          </w:rPr>
          <w:delText xml:space="preserve">explored </w:delText>
        </w:r>
      </w:del>
      <w:ins w:id="418" w:author="Nicholas Harp" w:date="2020-04-03T08:26:00Z">
        <w:r w:rsidR="00B53F97">
          <w:rPr>
            <w:b/>
            <w:bCs/>
          </w:rPr>
          <w:t xml:space="preserve">lexical </w:t>
        </w:r>
      </w:ins>
      <w:r w:rsidR="0075081A">
        <w:rPr>
          <w:b/>
          <w:bCs/>
        </w:rPr>
        <w:t xml:space="preserve">characteristics </w:t>
      </w:r>
      <w:ins w:id="419" w:author="Nicholas Harp" w:date="2020-04-03T08:26:00Z">
        <w:r w:rsidR="00B53F97">
          <w:rPr>
            <w:b/>
            <w:bCs/>
          </w:rPr>
          <w:t xml:space="preserve">related to </w:t>
        </w:r>
      </w:ins>
      <w:del w:id="420" w:author="Nicholas Harp" w:date="2020-04-03T08:26:00Z">
        <w:r w:rsidR="0075081A" w:rsidDel="00B53F97">
          <w:rPr>
            <w:b/>
            <w:bCs/>
          </w:rPr>
          <w:delText xml:space="preserve">of </w:delText>
        </w:r>
      </w:del>
      <w:ins w:id="421" w:author="Nicholas Harp" w:date="2020-04-03T08:26:00Z">
        <w:r w:rsidR="00B53F97">
          <w:rPr>
            <w:b/>
            <w:bCs/>
          </w:rPr>
          <w:t xml:space="preserve">emotional </w:t>
        </w:r>
      </w:ins>
      <w:r w:rsidR="0075081A">
        <w:rPr>
          <w:b/>
          <w:bCs/>
        </w:rPr>
        <w:t>ambigu</w:t>
      </w:r>
      <w:ins w:id="422" w:author="Nicholas Harp" w:date="2020-04-03T08:26:00Z">
        <w:r w:rsidR="00B53F97">
          <w:rPr>
            <w:b/>
            <w:bCs/>
          </w:rPr>
          <w:t>ity in these</w:t>
        </w:r>
      </w:ins>
      <w:del w:id="423" w:author="Nicholas Harp" w:date="2020-04-03T08:26:00Z">
        <w:r w:rsidR="0075081A" w:rsidDel="00B53F97">
          <w:rPr>
            <w:b/>
            <w:bCs/>
          </w:rPr>
          <w:delText>ous</w:delText>
        </w:r>
      </w:del>
      <w:r w:rsidR="0075081A">
        <w:rPr>
          <w:b/>
          <w:bCs/>
        </w:rPr>
        <w:t xml:space="preserve"> words</w:t>
      </w:r>
      <w:ins w:id="424" w:author="Nicholas Harp" w:date="2020-04-03T08:26:00Z">
        <w:r w:rsidR="00B53F97">
          <w:rPr>
            <w:b/>
            <w:bCs/>
          </w:rPr>
          <w:t xml:space="preserve"> (i.e., greater frequency)</w:t>
        </w:r>
      </w:ins>
      <w:r w:rsidR="0075081A">
        <w:rPr>
          <w:b/>
          <w:bCs/>
        </w:rPr>
        <w:t xml:space="preserve">. </w:t>
      </w:r>
    </w:p>
    <w:p w14:paraId="731729E9" w14:textId="4E734C4F" w:rsidR="005808EE" w:rsidRDefault="005808EE" w:rsidP="00587859">
      <w:pPr>
        <w:ind w:firstLine="0"/>
        <w:rPr>
          <w:b/>
          <w:bCs/>
        </w:rPr>
      </w:pPr>
    </w:p>
    <w:p w14:paraId="50EA7C57" w14:textId="5547A2F6" w:rsidR="00F1523C" w:rsidRDefault="00F1523C" w:rsidP="00587859">
      <w:pPr>
        <w:ind w:firstLine="0"/>
        <w:rPr>
          <w:b/>
          <w:bCs/>
        </w:rPr>
      </w:pPr>
      <w:r>
        <w:rPr>
          <w:b/>
          <w:bCs/>
        </w:rPr>
        <w:t xml:space="preserve">The development and validation of this new stimulus set provides a </w:t>
      </w:r>
      <w:commentRangeStart w:id="425"/>
      <w:r>
        <w:rPr>
          <w:b/>
          <w:bCs/>
        </w:rPr>
        <w:t xml:space="preserve">novel method for </w:t>
      </w:r>
      <w:commentRangeEnd w:id="425"/>
      <w:r w:rsidR="00516DE5">
        <w:rPr>
          <w:rStyle w:val="CommentReference"/>
          <w:szCs w:val="24"/>
        </w:rPr>
        <w:commentReference w:id="425"/>
      </w:r>
      <w:r>
        <w:rPr>
          <w:b/>
          <w:bCs/>
        </w:rPr>
        <w:t xml:space="preserve">measuring valence </w:t>
      </w:r>
      <w:proofErr w:type="gramStart"/>
      <w:r>
        <w:rPr>
          <w:b/>
          <w:bCs/>
        </w:rPr>
        <w:t>bias, and</w:t>
      </w:r>
      <w:proofErr w:type="gramEnd"/>
      <w:r>
        <w:rPr>
          <w:b/>
          <w:bCs/>
        </w:rPr>
        <w:t xml:space="preserve"> shows that valence bias generalizes to words with valid positive and negative interpretations. </w:t>
      </w:r>
      <w:ins w:id="426" w:author="Nicholas Harp" w:date="2020-04-03T09:09:00Z">
        <w:r w:rsidR="006F244F">
          <w:rPr>
            <w:b/>
            <w:bCs/>
          </w:rPr>
          <w:t xml:space="preserve">There are numerous advantages to these word stimuli for future research. </w:t>
        </w:r>
      </w:ins>
      <w:ins w:id="427" w:author="Nicholas Harp" w:date="2020-04-03T08:59:00Z">
        <w:r w:rsidR="00871787">
          <w:rPr>
            <w:b/>
            <w:bCs/>
          </w:rPr>
          <w:t xml:space="preserve">One advantage </w:t>
        </w:r>
      </w:ins>
      <w:ins w:id="428" w:author="Nicholas Harp" w:date="2020-04-03T09:00:00Z">
        <w:r w:rsidR="00871787">
          <w:rPr>
            <w:b/>
            <w:bCs/>
          </w:rPr>
          <w:t xml:space="preserve">is the </w:t>
        </w:r>
      </w:ins>
      <w:ins w:id="429" w:author="Nicholas Harp" w:date="2020-04-23T14:34:00Z">
        <w:r w:rsidR="00A147B4">
          <w:rPr>
            <w:b/>
            <w:bCs/>
          </w:rPr>
          <w:t>uniformity and simplicity</w:t>
        </w:r>
      </w:ins>
      <w:ins w:id="430" w:author="Nicholas Harp" w:date="2020-04-03T09:10:00Z">
        <w:r w:rsidR="006F244F">
          <w:rPr>
            <w:b/>
            <w:bCs/>
          </w:rPr>
          <w:t xml:space="preserve"> of the stimuli</w:t>
        </w:r>
      </w:ins>
      <w:ins w:id="431" w:author="Nicholas Harp" w:date="2020-04-03T09:00:00Z">
        <w:r w:rsidR="00871787">
          <w:rPr>
            <w:b/>
            <w:bCs/>
          </w:rPr>
          <w:t xml:space="preserve">; facial expressions </w:t>
        </w:r>
      </w:ins>
      <w:ins w:id="432" w:author="Nicholas Harp" w:date="2020-04-03T09:01:00Z">
        <w:r w:rsidR="00871787">
          <w:rPr>
            <w:b/>
            <w:bCs/>
          </w:rPr>
          <w:t xml:space="preserve">are </w:t>
        </w:r>
      </w:ins>
      <w:ins w:id="433" w:author="Nicholas Harp" w:date="2020-04-03T09:03:00Z">
        <w:r w:rsidR="00871787">
          <w:rPr>
            <w:b/>
            <w:bCs/>
          </w:rPr>
          <w:t xml:space="preserve">complex displays </w:t>
        </w:r>
      </w:ins>
      <w:ins w:id="434" w:author="Nicholas Harp" w:date="2020-04-03T09:04:00Z">
        <w:r w:rsidR="00871787">
          <w:rPr>
            <w:b/>
            <w:bCs/>
          </w:rPr>
          <w:t>subject to</w:t>
        </w:r>
      </w:ins>
      <w:ins w:id="435" w:author="Nicholas Harp" w:date="2020-04-03T09:03:00Z">
        <w:r w:rsidR="00871787">
          <w:rPr>
            <w:b/>
            <w:bCs/>
          </w:rPr>
          <w:t xml:space="preserve"> </w:t>
        </w:r>
      </w:ins>
      <w:ins w:id="436" w:author="Nicholas Harp" w:date="2020-04-03T09:01:00Z">
        <w:r w:rsidR="00871787">
          <w:rPr>
            <w:b/>
            <w:bCs/>
          </w:rPr>
          <w:t xml:space="preserve">interindividual </w:t>
        </w:r>
      </w:ins>
      <w:ins w:id="437" w:author="Nicholas Harp" w:date="2020-04-03T09:03:00Z">
        <w:r w:rsidR="00871787">
          <w:rPr>
            <w:b/>
            <w:bCs/>
          </w:rPr>
          <w:t>variability</w:t>
        </w:r>
      </w:ins>
      <w:ins w:id="438" w:author="Nicholas Harp" w:date="2020-04-03T09:01:00Z">
        <w:r w:rsidR="00871787">
          <w:rPr>
            <w:b/>
            <w:bCs/>
          </w:rPr>
          <w:t xml:space="preserve"> in </w:t>
        </w:r>
      </w:ins>
      <w:ins w:id="439" w:author="Nicholas Harp" w:date="2020-04-03T09:02:00Z">
        <w:r w:rsidR="00871787">
          <w:rPr>
            <w:b/>
            <w:bCs/>
          </w:rPr>
          <w:t>facial features</w:t>
        </w:r>
      </w:ins>
      <w:ins w:id="440" w:author="Nicholas Harp" w:date="2020-04-03T09:41:00Z">
        <w:r w:rsidR="00811800">
          <w:rPr>
            <w:b/>
            <w:bCs/>
          </w:rPr>
          <w:t xml:space="preserve"> (brow and mouth</w:t>
        </w:r>
      </w:ins>
      <w:ins w:id="441" w:author="Nicholas Harp" w:date="2020-04-03T09:42:00Z">
        <w:r w:rsidR="00811800">
          <w:rPr>
            <w:b/>
            <w:bCs/>
          </w:rPr>
          <w:t xml:space="preserve"> position)</w:t>
        </w:r>
      </w:ins>
      <w:ins w:id="442" w:author="Nicholas Harp" w:date="2020-04-03T09:41:00Z">
        <w:r w:rsidR="00811800">
          <w:rPr>
            <w:b/>
            <w:bCs/>
          </w:rPr>
          <w:t xml:space="preserve"> and perceiver biases (stereotypes)</w:t>
        </w:r>
      </w:ins>
      <w:ins w:id="443" w:author="Nicholas Harp" w:date="2020-04-03T09:04:00Z">
        <w:r w:rsidR="00871787">
          <w:rPr>
            <w:b/>
            <w:bCs/>
          </w:rPr>
          <w:t>, which</w:t>
        </w:r>
      </w:ins>
      <w:ins w:id="444" w:author="Nicholas Harp" w:date="2020-04-03T09:03:00Z">
        <w:r w:rsidR="00871787">
          <w:rPr>
            <w:b/>
            <w:bCs/>
          </w:rPr>
          <w:t xml:space="preserve"> contribute</w:t>
        </w:r>
      </w:ins>
      <w:ins w:id="445" w:author="Nicholas Harp" w:date="2020-04-03T09:04:00Z">
        <w:r w:rsidR="00871787">
          <w:rPr>
            <w:b/>
            <w:bCs/>
          </w:rPr>
          <w:t>s</w:t>
        </w:r>
      </w:ins>
      <w:ins w:id="446" w:author="Nicholas Harp" w:date="2020-04-03T09:03:00Z">
        <w:r w:rsidR="00871787">
          <w:rPr>
            <w:b/>
            <w:bCs/>
          </w:rPr>
          <w:t xml:space="preserve"> to perceptions and judgments of the face</w:t>
        </w:r>
      </w:ins>
      <w:ins w:id="447" w:author="Nicholas Harp" w:date="2020-04-03T09:04:00Z">
        <w:r w:rsidR="00871787">
          <w:rPr>
            <w:b/>
            <w:bCs/>
          </w:rPr>
          <w:t xml:space="preserve"> (</w:t>
        </w:r>
      </w:ins>
      <w:proofErr w:type="spellStart"/>
      <w:ins w:id="448" w:author="Nicholas Harp" w:date="2020-04-03T09:42:00Z">
        <w:r w:rsidR="00811800">
          <w:rPr>
            <w:b/>
            <w:bCs/>
          </w:rPr>
          <w:t>Oosterhof</w:t>
        </w:r>
        <w:proofErr w:type="spellEnd"/>
        <w:r w:rsidR="00811800">
          <w:rPr>
            <w:b/>
            <w:bCs/>
          </w:rPr>
          <w:t xml:space="preserve"> &amp; Todorov, 2008; </w:t>
        </w:r>
      </w:ins>
      <w:ins w:id="449" w:author="Nicholas Harp" w:date="2020-04-03T09:04:00Z">
        <w:r w:rsidR="00871787">
          <w:rPr>
            <w:b/>
            <w:bCs/>
          </w:rPr>
          <w:t>Freeman</w:t>
        </w:r>
      </w:ins>
      <w:ins w:id="450" w:author="Nicholas Harp" w:date="2020-04-03T09:42:00Z">
        <w:r w:rsidR="00811800">
          <w:rPr>
            <w:b/>
            <w:bCs/>
          </w:rPr>
          <w:t xml:space="preserve"> &amp; Johnson, 2016</w:t>
        </w:r>
      </w:ins>
      <w:ins w:id="451" w:author="Nicholas Harp" w:date="2020-04-03T09:04:00Z">
        <w:r w:rsidR="00871787">
          <w:rPr>
            <w:b/>
            <w:bCs/>
          </w:rPr>
          <w:t>)</w:t>
        </w:r>
      </w:ins>
      <w:ins w:id="452" w:author="Nicholas Harp" w:date="2020-04-03T09:03:00Z">
        <w:r w:rsidR="00871787">
          <w:rPr>
            <w:b/>
            <w:bCs/>
          </w:rPr>
          <w:t>.</w:t>
        </w:r>
      </w:ins>
      <w:ins w:id="453" w:author="Nicholas Harp" w:date="2020-04-03T09:04:00Z">
        <w:r w:rsidR="00871787">
          <w:rPr>
            <w:b/>
            <w:bCs/>
          </w:rPr>
          <w:t xml:space="preserve"> Another benefit to the simplicity/uniformity of the word displays</w:t>
        </w:r>
      </w:ins>
      <w:ins w:id="454" w:author="Nicholas Harp" w:date="2020-04-03T09:05:00Z">
        <w:r w:rsidR="00871787">
          <w:rPr>
            <w:b/>
            <w:bCs/>
          </w:rPr>
          <w:t>—</w:t>
        </w:r>
        <w:proofErr w:type="spellStart"/>
        <w:r w:rsidR="00871787">
          <w:rPr>
            <w:b/>
            <w:bCs/>
          </w:rPr>
          <w:t>partciularly</w:t>
        </w:r>
        <w:proofErr w:type="spellEnd"/>
        <w:r w:rsidR="00871787">
          <w:rPr>
            <w:b/>
            <w:bCs/>
          </w:rPr>
          <w:t xml:space="preserve"> for online studies--</w:t>
        </w:r>
      </w:ins>
      <w:ins w:id="455" w:author="Nicholas Harp" w:date="2020-04-03T09:04:00Z">
        <w:r w:rsidR="00871787">
          <w:rPr>
            <w:b/>
            <w:bCs/>
          </w:rPr>
          <w:t>is that</w:t>
        </w:r>
      </w:ins>
      <w:ins w:id="456" w:author="Nicholas Harp" w:date="2020-04-03T09:05:00Z">
        <w:r w:rsidR="00871787">
          <w:rPr>
            <w:b/>
            <w:bCs/>
          </w:rPr>
          <w:t xml:space="preserve"> participants’ screen resolution would not obscure the stimuli</w:t>
        </w:r>
      </w:ins>
      <w:ins w:id="457" w:author="Nicholas Harp" w:date="2020-04-03T09:06:00Z">
        <w:r w:rsidR="00871787">
          <w:rPr>
            <w:b/>
            <w:bCs/>
          </w:rPr>
          <w:t xml:space="preserve"> to the same degree as more complex face and scene images. </w:t>
        </w:r>
      </w:ins>
      <w:commentRangeStart w:id="458"/>
      <w:ins w:id="459" w:author="Nicholas Harp" w:date="2020-04-03T09:10:00Z">
        <w:r w:rsidR="006F244F">
          <w:rPr>
            <w:b/>
            <w:bCs/>
          </w:rPr>
          <w:t xml:space="preserve">These stimuli could also be used to extend valence bias to a less frequently </w:t>
        </w:r>
      </w:ins>
      <w:ins w:id="460" w:author="Nicholas Harp" w:date="2020-04-03T09:11:00Z">
        <w:r w:rsidR="006F244F">
          <w:rPr>
            <w:b/>
            <w:bCs/>
          </w:rPr>
          <w:t xml:space="preserve">examined sensory modality: audition. </w:t>
        </w:r>
      </w:ins>
      <w:commentRangeEnd w:id="458"/>
      <w:ins w:id="461" w:author="Nicholas Harp" w:date="2020-04-23T14:35:00Z">
        <w:r w:rsidR="00A147B4">
          <w:rPr>
            <w:rStyle w:val="CommentReference"/>
            <w:szCs w:val="24"/>
          </w:rPr>
          <w:commentReference w:id="458"/>
        </w:r>
      </w:ins>
    </w:p>
    <w:p w14:paraId="73F024D1" w14:textId="0D306A62" w:rsidR="00F1523C" w:rsidRDefault="00F1523C" w:rsidP="00587859">
      <w:pPr>
        <w:ind w:firstLine="0"/>
        <w:rPr>
          <w:b/>
          <w:bCs/>
        </w:rPr>
      </w:pPr>
    </w:p>
    <w:p w14:paraId="156DFC02" w14:textId="448D5527" w:rsidR="00F1523C" w:rsidRDefault="00F1523C" w:rsidP="00587859">
      <w:pPr>
        <w:ind w:firstLine="0"/>
        <w:rPr>
          <w:b/>
          <w:bCs/>
        </w:rPr>
      </w:pPr>
      <w:r>
        <w:rPr>
          <w:b/>
          <w:bCs/>
        </w:rPr>
        <w:t xml:space="preserve">This task offers leverage beyond that of many other “ambiguity” resolution tasks in the </w:t>
      </w:r>
      <w:commentRangeStart w:id="462"/>
      <w:r>
        <w:rPr>
          <w:b/>
          <w:bCs/>
        </w:rPr>
        <w:t xml:space="preserve">language literature, </w:t>
      </w:r>
      <w:commentRangeEnd w:id="462"/>
      <w:r w:rsidR="00516DE5">
        <w:rPr>
          <w:rStyle w:val="CommentReference"/>
          <w:szCs w:val="24"/>
        </w:rPr>
        <w:commentReference w:id="462"/>
      </w:r>
      <w:r>
        <w:rPr>
          <w:b/>
          <w:bCs/>
        </w:rPr>
        <w:t xml:space="preserve">which often rely on resolution of neutral-positive or neutral-negative rather than dual valence (positive-negative) ambiguity. </w:t>
      </w:r>
    </w:p>
    <w:p w14:paraId="7D089806" w14:textId="4DBD1CBC" w:rsidR="00F1523C" w:rsidRDefault="00F1523C" w:rsidP="00587859">
      <w:pPr>
        <w:ind w:firstLine="0"/>
        <w:rPr>
          <w:b/>
          <w:bCs/>
        </w:rPr>
      </w:pPr>
    </w:p>
    <w:p w14:paraId="296D9F32" w14:textId="77777777" w:rsidR="00A147B4" w:rsidRDefault="007C5114" w:rsidP="00587859">
      <w:pPr>
        <w:ind w:firstLine="0"/>
        <w:rPr>
          <w:ins w:id="463" w:author="Nicholas Harp" w:date="2020-04-23T14:36:00Z"/>
          <w:b/>
          <w:bCs/>
        </w:rPr>
      </w:pPr>
      <w:ins w:id="464" w:author="Nicholas Harp" w:date="2020-04-03T09:33:00Z">
        <w:r>
          <w:rPr>
            <w:b/>
            <w:bCs/>
          </w:rPr>
          <w:t xml:space="preserve">Future work </w:t>
        </w:r>
      </w:ins>
      <w:ins w:id="465" w:author="Nicholas Harp" w:date="2020-04-03T09:34:00Z">
        <w:r>
          <w:rPr>
            <w:b/>
            <w:bCs/>
          </w:rPr>
          <w:t xml:space="preserve">could expand upon these findings by extending valence bias to more complex verbal cues: sentences. </w:t>
        </w:r>
      </w:ins>
      <w:commentRangeStart w:id="466"/>
      <w:del w:id="467" w:author="Nicholas Harp" w:date="2020-04-03T09:35:00Z">
        <w:r w:rsidR="00141F7B" w:rsidDel="007C5114">
          <w:rPr>
            <w:b/>
            <w:bCs/>
          </w:rPr>
          <w:delText xml:space="preserve">One limitation of this </w:delText>
        </w:r>
      </w:del>
      <w:ins w:id="468" w:author="Nicholas Harp" w:date="2020-04-03T09:35:00Z">
        <w:r>
          <w:rPr>
            <w:b/>
            <w:bCs/>
          </w:rPr>
          <w:t xml:space="preserve">In the present </w:t>
        </w:r>
      </w:ins>
      <w:r w:rsidR="00141F7B">
        <w:rPr>
          <w:b/>
          <w:bCs/>
        </w:rPr>
        <w:t>work</w:t>
      </w:r>
      <w:del w:id="469" w:author="Nicholas Harp" w:date="2020-04-03T09:35:00Z">
        <w:r w:rsidR="00141F7B" w:rsidDel="007C5114">
          <w:rPr>
            <w:b/>
            <w:bCs/>
          </w:rPr>
          <w:delText xml:space="preserve"> is that</w:delText>
        </w:r>
      </w:del>
      <w:r w:rsidR="00141F7B">
        <w:rPr>
          <w:b/>
          <w:bCs/>
        </w:rPr>
        <w:t xml:space="preserve"> the words are presented in isolation (to prevent contextual clues </w:t>
      </w:r>
      <w:del w:id="470" w:author="Nicholas Harp" w:date="2020-04-23T14:35:00Z">
        <w:r w:rsidR="00141F7B" w:rsidDel="00A147B4">
          <w:rPr>
            <w:b/>
            <w:bCs/>
          </w:rPr>
          <w:delText xml:space="preserve">from </w:delText>
        </w:r>
      </w:del>
      <w:ins w:id="471" w:author="Nicholas Harp" w:date="2020-04-23T14:35:00Z">
        <w:r w:rsidR="00A147B4">
          <w:rPr>
            <w:b/>
            <w:bCs/>
          </w:rPr>
          <w:t>within</w:t>
        </w:r>
        <w:r w:rsidR="00A147B4">
          <w:rPr>
            <w:b/>
            <w:bCs/>
          </w:rPr>
          <w:t xml:space="preserve"> </w:t>
        </w:r>
      </w:ins>
      <w:r w:rsidR="00141F7B">
        <w:rPr>
          <w:b/>
          <w:bCs/>
        </w:rPr>
        <w:t xml:space="preserve">a sentence </w:t>
      </w:r>
      <w:ins w:id="472" w:author="Nicholas Harp" w:date="2020-04-23T14:35:00Z">
        <w:r w:rsidR="00A147B4">
          <w:rPr>
            <w:b/>
            <w:bCs/>
          </w:rPr>
          <w:t>f</w:t>
        </w:r>
      </w:ins>
      <w:ins w:id="473" w:author="Nicholas Harp" w:date="2020-04-23T14:36:00Z">
        <w:r w:rsidR="00A147B4">
          <w:rPr>
            <w:b/>
            <w:bCs/>
          </w:rPr>
          <w:t xml:space="preserve">rom </w:t>
        </w:r>
      </w:ins>
      <w:r w:rsidR="00141F7B">
        <w:rPr>
          <w:b/>
          <w:bCs/>
        </w:rPr>
        <w:t xml:space="preserve">disambiguating the words), </w:t>
      </w:r>
      <w:del w:id="474" w:author="Nicholas Harp" w:date="2020-04-03T09:35:00Z">
        <w:r w:rsidR="00141F7B" w:rsidDel="007C5114">
          <w:rPr>
            <w:b/>
            <w:bCs/>
          </w:rPr>
          <w:delText xml:space="preserve">and future work </w:delText>
        </w:r>
      </w:del>
      <w:del w:id="475" w:author="Nicholas Harp" w:date="2020-04-03T09:34:00Z">
        <w:r w:rsidR="00141F7B" w:rsidDel="007C5114">
          <w:rPr>
            <w:b/>
            <w:bCs/>
          </w:rPr>
          <w:delText xml:space="preserve">should aim to expand upon these findings </w:delText>
        </w:r>
      </w:del>
      <w:del w:id="476" w:author="Nicholas Harp" w:date="2020-04-03T09:35:00Z">
        <w:r w:rsidR="00141F7B" w:rsidDel="007C5114">
          <w:rPr>
            <w:b/>
            <w:bCs/>
          </w:rPr>
          <w:delText xml:space="preserve">by </w:delText>
        </w:r>
      </w:del>
      <w:r w:rsidR="00141F7B">
        <w:rPr>
          <w:b/>
          <w:bCs/>
        </w:rPr>
        <w:t>assessing appraisals of sentences with dual valence emotional ambiguity</w:t>
      </w:r>
      <w:ins w:id="477" w:author="Nicholas Harp" w:date="2020-04-03T09:35:00Z">
        <w:r>
          <w:rPr>
            <w:b/>
            <w:bCs/>
          </w:rPr>
          <w:t xml:space="preserve"> would provide insight into ..</w:t>
        </w:r>
      </w:ins>
      <w:r w:rsidR="00141F7B">
        <w:rPr>
          <w:b/>
          <w:bCs/>
        </w:rPr>
        <w:t xml:space="preserve">. </w:t>
      </w:r>
      <w:commentRangeEnd w:id="466"/>
      <w:r w:rsidR="00141F7B">
        <w:rPr>
          <w:rStyle w:val="CommentReference"/>
          <w:szCs w:val="24"/>
        </w:rPr>
        <w:commentReference w:id="466"/>
      </w:r>
    </w:p>
    <w:p w14:paraId="7DBB1532" w14:textId="6E485FE2" w:rsidR="00141F7B" w:rsidDel="00B0658D" w:rsidRDefault="00141F7B" w:rsidP="00587859">
      <w:pPr>
        <w:ind w:firstLine="0"/>
        <w:rPr>
          <w:del w:id="478" w:author="Nicholas Harp" w:date="2020-04-23T14:40:00Z"/>
          <w:b/>
          <w:bCs/>
        </w:rPr>
      </w:pPr>
    </w:p>
    <w:p w14:paraId="7ED8D36E" w14:textId="77777777" w:rsidR="00141F7B" w:rsidRDefault="00141F7B" w:rsidP="00587859">
      <w:pPr>
        <w:ind w:firstLine="0"/>
        <w:rPr>
          <w:b/>
          <w:bCs/>
        </w:rPr>
      </w:pPr>
    </w:p>
    <w:p w14:paraId="38435AB3" w14:textId="5BCBDBA3" w:rsidR="005808EE" w:rsidRDefault="00192A03" w:rsidP="00587859">
      <w:pPr>
        <w:ind w:firstLine="0"/>
        <w:rPr>
          <w:b/>
          <w:bCs/>
        </w:rPr>
      </w:pPr>
      <w:r>
        <w:rPr>
          <w:b/>
          <w:bCs/>
        </w:rPr>
        <w:t xml:space="preserve">Altogether, this work builds on a growing body of work aiming to understand individual differences in appraisals of emotional </w:t>
      </w:r>
      <w:proofErr w:type="gramStart"/>
      <w:r>
        <w:rPr>
          <w:b/>
          <w:bCs/>
        </w:rPr>
        <w:t>ambiguity, and</w:t>
      </w:r>
      <w:proofErr w:type="gramEnd"/>
      <w:r>
        <w:rPr>
          <w:b/>
          <w:bCs/>
        </w:rPr>
        <w:t xml:space="preserve"> </w:t>
      </w:r>
      <w:commentRangeStart w:id="479"/>
      <w:r>
        <w:rPr>
          <w:b/>
          <w:bCs/>
        </w:rPr>
        <w:t xml:space="preserve">opens the door for future research to </w:t>
      </w:r>
      <w:r>
        <w:rPr>
          <w:b/>
          <w:bCs/>
        </w:rPr>
        <w:lastRenderedPageBreak/>
        <w:t>capitalize on this new class of emotionally ambiguous stimuli</w:t>
      </w:r>
      <w:ins w:id="480" w:author="Nicholas Harp" w:date="2020-04-03T09:11:00Z">
        <w:r w:rsidR="006F244F">
          <w:rPr>
            <w:b/>
            <w:bCs/>
          </w:rPr>
          <w:t xml:space="preserve"> (</w:t>
        </w:r>
      </w:ins>
      <w:ins w:id="481" w:author="Nicholas Harp" w:date="2020-04-23T14:39:00Z">
        <w:r w:rsidR="00B0658D">
          <w:rPr>
            <w:b/>
            <w:bCs/>
          </w:rPr>
          <w:t xml:space="preserve">e.g., </w:t>
        </w:r>
      </w:ins>
      <w:ins w:id="482" w:author="Nicholas Harp" w:date="2020-04-03T09:11:00Z">
        <w:r w:rsidR="006F244F">
          <w:rPr>
            <w:b/>
            <w:bCs/>
          </w:rPr>
          <w:t>extend</w:t>
        </w:r>
      </w:ins>
      <w:ins w:id="483" w:author="Nicholas Harp" w:date="2020-04-23T14:39:00Z">
        <w:r w:rsidR="00B0658D">
          <w:rPr>
            <w:b/>
            <w:bCs/>
          </w:rPr>
          <w:t>ing</w:t>
        </w:r>
      </w:ins>
      <w:ins w:id="484" w:author="Nicholas Harp" w:date="2020-04-03T09:11:00Z">
        <w:r w:rsidR="006F244F">
          <w:rPr>
            <w:b/>
            <w:bCs/>
          </w:rPr>
          <w:t xml:space="preserve"> valence bias to auditory stimuli)</w:t>
        </w:r>
      </w:ins>
      <w:r>
        <w:rPr>
          <w:b/>
          <w:bCs/>
        </w:rPr>
        <w:t xml:space="preserve">. </w:t>
      </w:r>
      <w:commentRangeEnd w:id="479"/>
      <w:r w:rsidR="00516DE5">
        <w:rPr>
          <w:rStyle w:val="CommentReference"/>
          <w:szCs w:val="24"/>
        </w:rPr>
        <w:commentReference w:id="479"/>
      </w:r>
      <w:ins w:id="485" w:author="Nicholas Harp" w:date="2020-04-23T14:39:00Z">
        <w:r w:rsidR="00B0658D" w:rsidRPr="00B0658D">
          <w:rPr>
            <w:b/>
            <w:bCs/>
          </w:rPr>
          <w:t xml:space="preserve"> </w:t>
        </w:r>
        <w:r w:rsidR="00B0658D">
          <w:rPr>
            <w:b/>
            <w:bCs/>
          </w:rPr>
          <w:t>T</w:t>
        </w:r>
        <w:r w:rsidR="00B0658D">
          <w:rPr>
            <w:b/>
            <w:bCs/>
          </w:rPr>
          <w:t>his novel stimulus set will assist researchers in further understanding the contribution of individual differences in response to ambiguity and its relationship to mental health and well-being</w:t>
        </w:r>
      </w:ins>
    </w:p>
    <w:p w14:paraId="6FE37BEE" w14:textId="1FBB0A41" w:rsidR="0075081A" w:rsidRDefault="0075081A" w:rsidP="00587859">
      <w:pPr>
        <w:ind w:firstLine="0"/>
        <w:rPr>
          <w:ins w:id="486" w:author="Nicholas Harp" w:date="2020-03-31T14:08:00Z"/>
          <w:b/>
          <w:bCs/>
        </w:rPr>
      </w:pPr>
    </w:p>
    <w:p w14:paraId="6585194E" w14:textId="1060CBB0" w:rsidR="0075081A" w:rsidRPr="00587859" w:rsidRDefault="0075081A" w:rsidP="00587859">
      <w:pPr>
        <w:ind w:firstLine="0"/>
        <w:rPr>
          <w:b/>
          <w:bCs/>
        </w:rPr>
      </w:pPr>
    </w:p>
    <w:p w14:paraId="6CB66DAA" w14:textId="5061C932" w:rsidR="00826AA6" w:rsidRDefault="00826AA6" w:rsidP="003F70C0">
      <w:pPr>
        <w:pStyle w:val="Heading1"/>
      </w:pPr>
    </w:p>
    <w:p w14:paraId="2D9A1582" w14:textId="77777777" w:rsidR="00826AA6" w:rsidRDefault="00826AA6" w:rsidP="003F70C0">
      <w:pPr>
        <w:pStyle w:val="Heading1"/>
      </w:pPr>
      <w:r>
        <w:t>Key</w:t>
      </w:r>
      <w:proofErr w:type="gramStart"/>
      <w:r>
        <w:t>….Leave</w:t>
      </w:r>
      <w:proofErr w:type="gramEnd"/>
      <w:r>
        <w:t xml:space="preserve"> in place</w:t>
      </w:r>
    </w:p>
    <w:p w14:paraId="0B37F4B8" w14:textId="77777777" w:rsidR="00826AA6" w:rsidRDefault="00826AA6" w:rsidP="003F70C0">
      <w:pPr>
        <w:pStyle w:val="Heading1"/>
      </w:pPr>
    </w:p>
    <w:p w14:paraId="7CB3FE2C" w14:textId="77777777" w:rsidR="003F70C0" w:rsidRDefault="00826AA6" w:rsidP="003F70C0">
      <w:pPr>
        <w:pStyle w:val="Heading1"/>
      </w:pPr>
      <w:r>
        <w:t>Heading 1</w:t>
      </w:r>
    </w:p>
    <w:p w14:paraId="202ADB31" w14:textId="77777777" w:rsidR="003F70C0" w:rsidRDefault="00826AA6" w:rsidP="003F70C0">
      <w:pPr>
        <w:pStyle w:val="Heading2"/>
      </w:pPr>
      <w:r>
        <w:t>Heading 2</w:t>
      </w:r>
    </w:p>
    <w:p w14:paraId="2727AE5C" w14:textId="77777777" w:rsidR="003F70C0" w:rsidRDefault="00826AA6" w:rsidP="00826AA6">
      <w:pPr>
        <w:pStyle w:val="Heading3"/>
      </w:pPr>
      <w:r>
        <w:t>Heading 3</w:t>
      </w:r>
    </w:p>
    <w:p w14:paraId="3858C4CE" w14:textId="77777777" w:rsidR="003F70C0" w:rsidRDefault="00826AA6" w:rsidP="00826AA6">
      <w:pPr>
        <w:pStyle w:val="Heading4"/>
      </w:pPr>
      <w:r>
        <w:t>Heading 4</w:t>
      </w:r>
    </w:p>
    <w:p w14:paraId="4082F451" w14:textId="77777777" w:rsidR="003F70C0" w:rsidRDefault="00826AA6" w:rsidP="00826AA6">
      <w:pPr>
        <w:pStyle w:val="Heading5"/>
      </w:pPr>
      <w:r>
        <w:t>Heading 5</w:t>
      </w:r>
    </w:p>
    <w:p w14:paraId="7AE3AD53" w14:textId="77777777" w:rsidR="003F70C0" w:rsidRDefault="00826AA6" w:rsidP="00826AA6">
      <w:pPr>
        <w:pStyle w:val="Heading6"/>
      </w:pPr>
      <w:r>
        <w:t>Heading 6</w:t>
      </w:r>
    </w:p>
    <w:p w14:paraId="0B7D4A8F" w14:textId="77777777" w:rsidR="003F70C0" w:rsidRDefault="00826AA6" w:rsidP="003F70C0">
      <w:r>
        <w:t>Body text</w:t>
      </w:r>
    </w:p>
    <w:p w14:paraId="60A1F7BC" w14:textId="13788180" w:rsidR="003F70C0" w:rsidRDefault="003F70C0" w:rsidP="003F70C0">
      <w:pPr>
        <w:pStyle w:val="Heading1"/>
      </w:pPr>
    </w:p>
    <w:p w14:paraId="110CBE74" w14:textId="30F32F66" w:rsidR="00AD1CD8" w:rsidRDefault="00AD1CD8" w:rsidP="00AD1CD8"/>
    <w:p w14:paraId="7C6E2BED" w14:textId="2D3CAE0D" w:rsidR="00AD1CD8" w:rsidRDefault="00D2272A">
      <w:pPr>
        <w:rPr>
          <w:ins w:id="487" w:author="Nicholas Harp" w:date="2020-04-23T14:23:00Z"/>
        </w:rPr>
      </w:pPr>
      <w:ins w:id="488" w:author="Nicholas Harp" w:date="2020-04-23T14:23:00Z">
        <w:r>
          <w:t>Scratch space:</w:t>
        </w:r>
      </w:ins>
    </w:p>
    <w:p w14:paraId="0BEDF8AD" w14:textId="4369B10E" w:rsidR="00D2272A" w:rsidRDefault="00D2272A">
      <w:pPr>
        <w:rPr>
          <w:ins w:id="489" w:author="Nicholas Harp" w:date="2020-04-23T14:23:00Z"/>
        </w:rPr>
      </w:pPr>
    </w:p>
    <w:p w14:paraId="2D2A6DA6" w14:textId="77777777" w:rsidR="00D2272A" w:rsidRPr="00CE6CF7" w:rsidRDefault="00D2272A" w:rsidP="00D2272A">
      <w:pPr>
        <w:pStyle w:val="Heading2"/>
        <w:ind w:left="720" w:firstLine="60"/>
        <w:rPr>
          <w:ins w:id="490" w:author="Nicholas Harp" w:date="2020-04-23T14:23:00Z"/>
          <w:strike/>
          <w:rPrChange w:id="491" w:author="Nicholas Harp" w:date="2020-04-23T14:56:00Z">
            <w:rPr>
              <w:ins w:id="492" w:author="Nicholas Harp" w:date="2020-04-23T14:23:00Z"/>
            </w:rPr>
          </w:rPrChange>
        </w:rPr>
      </w:pPr>
      <w:ins w:id="493" w:author="Nicholas Harp" w:date="2020-04-23T14:23:00Z">
        <w:r w:rsidRPr="00CE6CF7">
          <w:rPr>
            <w:strike/>
            <w:rPrChange w:id="494" w:author="Nicholas Harp" w:date="2020-04-23T14:56:00Z">
              <w:rPr/>
            </w:rPrChange>
          </w:rPr>
          <w:t xml:space="preserve">Indeed, understanding the mechanisms underlying individual differences in response to uncertainty are also shaped by individual differences in emotion regulation [processes]. </w:t>
        </w:r>
      </w:ins>
    </w:p>
    <w:p w14:paraId="4FBD498D" w14:textId="77777777" w:rsidR="00D2272A" w:rsidRPr="00CE6CF7" w:rsidRDefault="00D2272A" w:rsidP="00D2272A">
      <w:pPr>
        <w:pStyle w:val="Heading2"/>
        <w:rPr>
          <w:ins w:id="495" w:author="Nicholas Harp" w:date="2020-04-23T14:23:00Z"/>
          <w:strike/>
          <w:rPrChange w:id="496" w:author="Nicholas Harp" w:date="2020-04-23T14:56:00Z">
            <w:rPr>
              <w:ins w:id="497" w:author="Nicholas Harp" w:date="2020-04-23T14:23:00Z"/>
            </w:rPr>
          </w:rPrChange>
        </w:rPr>
      </w:pPr>
    </w:p>
    <w:p w14:paraId="2BBB94AB" w14:textId="77777777" w:rsidR="00D2272A" w:rsidRPr="00CE6CF7" w:rsidRDefault="00D2272A" w:rsidP="00D2272A">
      <w:pPr>
        <w:pStyle w:val="Heading2"/>
        <w:ind w:left="720"/>
        <w:rPr>
          <w:ins w:id="498" w:author="Nicholas Harp" w:date="2020-04-23T14:23:00Z"/>
          <w:strike/>
          <w:rPrChange w:id="499" w:author="Nicholas Harp" w:date="2020-04-23T14:56:00Z">
            <w:rPr>
              <w:ins w:id="500" w:author="Nicholas Harp" w:date="2020-04-23T14:23:00Z"/>
            </w:rPr>
          </w:rPrChange>
        </w:rPr>
      </w:pPr>
      <w:ins w:id="501" w:author="Nicholas Harp" w:date="2020-04-23T14:23:00Z">
        <w:r w:rsidRPr="00CE6CF7">
          <w:rPr>
            <w:strike/>
            <w:rPrChange w:id="502" w:author="Nicholas Harp" w:date="2020-04-23T14:56:00Z">
              <w:rPr/>
            </w:rPrChange>
          </w:rPr>
          <w:t>For example, cognitive reappraisal – a strategy focused on reinterpreting emotional experience – predicts successful negotiating (higher net profits) in economic decision-making tasks (</w:t>
        </w:r>
        <w:proofErr w:type="spellStart"/>
        <w:r w:rsidRPr="00CE6CF7">
          <w:rPr>
            <w:strike/>
            <w:rPrChange w:id="503" w:author="Nicholas Harp" w:date="2020-04-23T14:56:00Z">
              <w:rPr/>
            </w:rPrChange>
          </w:rPr>
          <w:t>Yurtsever</w:t>
        </w:r>
        <w:proofErr w:type="spellEnd"/>
        <w:r w:rsidRPr="00CE6CF7">
          <w:rPr>
            <w:strike/>
            <w:rPrChange w:id="504" w:author="Nicholas Harp" w:date="2020-04-23T14:56:00Z">
              <w:rPr/>
            </w:rPrChange>
          </w:rPr>
          <w:t xml:space="preserve">, 2004; </w:t>
        </w:r>
        <w:proofErr w:type="spellStart"/>
        <w:r w:rsidRPr="00CE6CF7">
          <w:rPr>
            <w:strike/>
            <w:rPrChange w:id="505" w:author="Nicholas Harp" w:date="2020-04-23T14:56:00Z">
              <w:rPr/>
            </w:rPrChange>
          </w:rPr>
          <w:t>Yurtsever</w:t>
        </w:r>
        <w:proofErr w:type="spellEnd"/>
        <w:r w:rsidRPr="00CE6CF7">
          <w:rPr>
            <w:strike/>
            <w:rPrChange w:id="506" w:author="Nicholas Harp" w:date="2020-04-23T14:56:00Z">
              <w:rPr/>
            </w:rPrChange>
          </w:rPr>
          <w:t>, 2008),</w:t>
        </w:r>
      </w:ins>
    </w:p>
    <w:p w14:paraId="564333EB" w14:textId="77777777" w:rsidR="00D2272A" w:rsidRPr="00CE6CF7" w:rsidRDefault="00D2272A" w:rsidP="00D2272A">
      <w:pPr>
        <w:pStyle w:val="Heading2"/>
        <w:ind w:left="720"/>
        <w:rPr>
          <w:ins w:id="507" w:author="Nicholas Harp" w:date="2020-04-23T14:23:00Z"/>
          <w:strike/>
          <w:rPrChange w:id="508" w:author="Nicholas Harp" w:date="2020-04-23T14:56:00Z">
            <w:rPr>
              <w:ins w:id="509" w:author="Nicholas Harp" w:date="2020-04-23T14:23:00Z"/>
            </w:rPr>
          </w:rPrChange>
        </w:rPr>
      </w:pPr>
      <w:ins w:id="510" w:author="Nicholas Harp" w:date="2020-04-23T14:23:00Z">
        <w:r w:rsidRPr="00CE6CF7">
          <w:rPr>
            <w:strike/>
            <w:rPrChange w:id="511" w:author="Nicholas Harp" w:date="2020-04-23T14:56:00Z">
              <w:rPr/>
            </w:rPrChange>
          </w:rPr>
          <w:t xml:space="preserve">* Uncontrollability of such stressors is a key component of eliciting the HPA-axis response (Dickerson &amp; </w:t>
        </w:r>
        <w:proofErr w:type="spellStart"/>
        <w:r w:rsidRPr="00CE6CF7">
          <w:rPr>
            <w:strike/>
            <w:rPrChange w:id="512" w:author="Nicholas Harp" w:date="2020-04-23T14:56:00Z">
              <w:rPr/>
            </w:rPrChange>
          </w:rPr>
          <w:t>Kemeny</w:t>
        </w:r>
        <w:proofErr w:type="spellEnd"/>
        <w:r w:rsidRPr="00CE6CF7">
          <w:rPr>
            <w:strike/>
            <w:rPrChange w:id="513" w:author="Nicholas Harp" w:date="2020-04-23T14:56:00Z">
              <w:rPr/>
            </w:rPrChange>
          </w:rPr>
          <w:t xml:space="preserve">, </w:t>
        </w:r>
        <w:proofErr w:type="gramStart"/>
        <w:r w:rsidRPr="00CE6CF7">
          <w:rPr>
            <w:strike/>
            <w:rPrChange w:id="514" w:author="Nicholas Harp" w:date="2020-04-23T14:56:00Z">
              <w:rPr/>
            </w:rPrChange>
          </w:rPr>
          <w:t>2004)…</w:t>
        </w:r>
        <w:proofErr w:type="gramEnd"/>
        <w:r w:rsidRPr="00CE6CF7">
          <w:rPr>
            <w:strike/>
            <w:rPrChange w:id="515" w:author="Nicholas Harp" w:date="2020-04-23T14:56:00Z">
              <w:rPr/>
            </w:rPrChange>
          </w:rPr>
          <w:t xml:space="preserve"> </w:t>
        </w:r>
      </w:ins>
    </w:p>
    <w:p w14:paraId="6B2BA95E" w14:textId="77777777" w:rsidR="00D2272A" w:rsidRPr="00CE6CF7" w:rsidRDefault="00D2272A" w:rsidP="00D2272A">
      <w:pPr>
        <w:pStyle w:val="Heading2"/>
        <w:ind w:left="720"/>
        <w:rPr>
          <w:ins w:id="516" w:author="Nicholas Harp" w:date="2020-04-23T14:23:00Z"/>
          <w:strike/>
          <w:rPrChange w:id="517" w:author="Nicholas Harp" w:date="2020-04-23T14:56:00Z">
            <w:rPr>
              <w:ins w:id="518" w:author="Nicholas Harp" w:date="2020-04-23T14:23:00Z"/>
            </w:rPr>
          </w:rPrChange>
        </w:rPr>
      </w:pPr>
      <w:ins w:id="519" w:author="Nicholas Harp" w:date="2020-04-23T14:23:00Z">
        <w:r w:rsidRPr="00CE6CF7">
          <w:rPr>
            <w:strike/>
            <w:rPrChange w:id="520" w:author="Nicholas Harp" w:date="2020-04-23T14:56:00Z">
              <w:rPr/>
            </w:rPrChange>
          </w:rPr>
          <w:t>Uncertainty on both the global scale (e.g., climate change; Doherty &amp; Clayton, 2011; terrorism; CITE; pandemics; COVID CITE) and more proximate uncertainty (e.g.</w:t>
        </w:r>
        <w:proofErr w:type="gramStart"/>
        <w:r w:rsidRPr="00CE6CF7">
          <w:rPr>
            <w:strike/>
            <w:rPrChange w:id="521" w:author="Nicholas Harp" w:date="2020-04-23T14:56:00Z">
              <w:rPr/>
            </w:rPrChange>
          </w:rPr>
          <w:t>, )</w:t>
        </w:r>
        <w:proofErr w:type="gramEnd"/>
        <w:r w:rsidRPr="00CE6CF7">
          <w:rPr>
            <w:strike/>
            <w:rPrChange w:id="522" w:author="Nicholas Harp" w:date="2020-04-23T14:56:00Z">
              <w:rPr/>
            </w:rPrChange>
          </w:rPr>
          <w:t xml:space="preserve"> can harm psychological well-being. </w:t>
        </w:r>
      </w:ins>
    </w:p>
    <w:p w14:paraId="050D63AD" w14:textId="77777777" w:rsidR="00D2272A" w:rsidRPr="00CE6CF7" w:rsidRDefault="00D2272A" w:rsidP="00D2272A">
      <w:pPr>
        <w:pStyle w:val="Heading2"/>
        <w:ind w:left="360"/>
        <w:rPr>
          <w:ins w:id="523" w:author="Nicholas Harp" w:date="2020-04-23T14:23:00Z"/>
          <w:strike/>
          <w:rPrChange w:id="524" w:author="Nicholas Harp" w:date="2020-04-23T14:56:00Z">
            <w:rPr>
              <w:ins w:id="525" w:author="Nicholas Harp" w:date="2020-04-23T14:23:00Z"/>
            </w:rPr>
          </w:rPrChange>
        </w:rPr>
      </w:pPr>
      <w:ins w:id="526" w:author="Nicholas Harp" w:date="2020-04-23T14:23:00Z">
        <w:r w:rsidRPr="00CE6CF7">
          <w:rPr>
            <w:strike/>
            <w:rPrChange w:id="527" w:author="Nicholas Harp" w:date="2020-04-23T14:56:00Z">
              <w:rPr/>
            </w:rPrChange>
          </w:rPr>
          <w:t>However, these decisions [are not made in a psychological vacuum], rather responses to uncertainty are shaped by individual differences in emotion [processes]. For example, cognitive reappraisal – a strategy focused on reinterpreting emotional experience – predicts successful negotiating (higher net profits) in economic decision-making tasks (</w:t>
        </w:r>
        <w:proofErr w:type="spellStart"/>
        <w:r w:rsidRPr="00CE6CF7">
          <w:rPr>
            <w:strike/>
            <w:rPrChange w:id="528" w:author="Nicholas Harp" w:date="2020-04-23T14:56:00Z">
              <w:rPr/>
            </w:rPrChange>
          </w:rPr>
          <w:t>Yurtsever</w:t>
        </w:r>
        <w:proofErr w:type="spellEnd"/>
        <w:r w:rsidRPr="00CE6CF7">
          <w:rPr>
            <w:strike/>
            <w:rPrChange w:id="529" w:author="Nicholas Harp" w:date="2020-04-23T14:56:00Z">
              <w:rPr/>
            </w:rPrChange>
          </w:rPr>
          <w:t xml:space="preserve">, 2004; </w:t>
        </w:r>
        <w:proofErr w:type="spellStart"/>
        <w:r w:rsidRPr="00CE6CF7">
          <w:rPr>
            <w:strike/>
            <w:rPrChange w:id="530" w:author="Nicholas Harp" w:date="2020-04-23T14:56:00Z">
              <w:rPr/>
            </w:rPrChange>
          </w:rPr>
          <w:t>Yurtsever</w:t>
        </w:r>
        <w:proofErr w:type="spellEnd"/>
        <w:r w:rsidRPr="00CE6CF7">
          <w:rPr>
            <w:strike/>
            <w:rPrChange w:id="531" w:author="Nicholas Harp" w:date="2020-04-23T14:56:00Z">
              <w:rPr/>
            </w:rPrChange>
          </w:rPr>
          <w:t xml:space="preserve">, 2008), … , but both experimentally-manipulated and habitual cognitive reappraisal contribute to greater risk-taking behavior through reducing negative emotion (Heilman, </w:t>
        </w:r>
        <w:proofErr w:type="spellStart"/>
        <w:r w:rsidRPr="00CE6CF7">
          <w:rPr>
            <w:strike/>
            <w:rPrChange w:id="532" w:author="Nicholas Harp" w:date="2020-04-23T14:56:00Z">
              <w:rPr/>
            </w:rPrChange>
          </w:rPr>
          <w:t>Crisan</w:t>
        </w:r>
        <w:proofErr w:type="spellEnd"/>
        <w:r w:rsidRPr="00CE6CF7">
          <w:rPr>
            <w:strike/>
            <w:rPrChange w:id="533" w:author="Nicholas Harp" w:date="2020-04-23T14:56:00Z">
              <w:rPr/>
            </w:rPrChange>
          </w:rPr>
          <w:t xml:space="preserve">, Houser, </w:t>
        </w:r>
        <w:proofErr w:type="spellStart"/>
        <w:r w:rsidRPr="00CE6CF7">
          <w:rPr>
            <w:strike/>
            <w:rPrChange w:id="534" w:author="Nicholas Harp" w:date="2020-04-23T14:56:00Z">
              <w:rPr/>
            </w:rPrChange>
          </w:rPr>
          <w:t>Miclea</w:t>
        </w:r>
        <w:proofErr w:type="spellEnd"/>
        <w:r w:rsidRPr="00CE6CF7">
          <w:rPr>
            <w:strike/>
            <w:rPrChange w:id="535" w:author="Nicholas Harp" w:date="2020-04-23T14:56:00Z">
              <w:rPr/>
            </w:rPrChange>
          </w:rPr>
          <w:t xml:space="preserve">, &amp; </w:t>
        </w:r>
        <w:proofErr w:type="spellStart"/>
        <w:r w:rsidRPr="00CE6CF7">
          <w:rPr>
            <w:strike/>
            <w:rPrChange w:id="536" w:author="Nicholas Harp" w:date="2020-04-23T14:56:00Z">
              <w:rPr/>
            </w:rPrChange>
          </w:rPr>
          <w:t>Miu</w:t>
        </w:r>
        <w:proofErr w:type="spellEnd"/>
        <w:r w:rsidRPr="00CE6CF7">
          <w:rPr>
            <w:strike/>
            <w:rPrChange w:id="537" w:author="Nicholas Harp" w:date="2020-04-23T14:56:00Z">
              <w:rPr/>
            </w:rPrChange>
          </w:rPr>
          <w:t xml:space="preserve">, 2010; </w:t>
        </w:r>
        <w:proofErr w:type="spellStart"/>
        <w:r w:rsidRPr="00CE6CF7">
          <w:rPr>
            <w:strike/>
            <w:rPrChange w:id="538" w:author="Nicholas Harp" w:date="2020-04-23T14:56:00Z">
              <w:rPr/>
            </w:rPrChange>
          </w:rPr>
          <w:t>Panno</w:t>
        </w:r>
        <w:proofErr w:type="spellEnd"/>
        <w:r w:rsidRPr="00CE6CF7">
          <w:rPr>
            <w:strike/>
            <w:rPrChange w:id="539" w:author="Nicholas Harp" w:date="2020-04-23T14:56:00Z">
              <w:rPr/>
            </w:rPrChange>
          </w:rPr>
          <w:t xml:space="preserve">, </w:t>
        </w:r>
        <w:proofErr w:type="spellStart"/>
        <w:r w:rsidRPr="00CE6CF7">
          <w:rPr>
            <w:strike/>
            <w:rPrChange w:id="540" w:author="Nicholas Harp" w:date="2020-04-23T14:56:00Z">
              <w:rPr/>
            </w:rPrChange>
          </w:rPr>
          <w:t>Lauriola</w:t>
        </w:r>
        <w:proofErr w:type="spellEnd"/>
        <w:r w:rsidRPr="00CE6CF7">
          <w:rPr>
            <w:strike/>
            <w:rPrChange w:id="541" w:author="Nicholas Harp" w:date="2020-04-23T14:56:00Z">
              <w:rPr/>
            </w:rPrChange>
          </w:rPr>
          <w:t xml:space="preserve">, &amp; </w:t>
        </w:r>
        <w:proofErr w:type="spellStart"/>
        <w:r w:rsidRPr="00CE6CF7">
          <w:rPr>
            <w:strike/>
            <w:rPrChange w:id="542" w:author="Nicholas Harp" w:date="2020-04-23T14:56:00Z">
              <w:rPr/>
            </w:rPrChange>
          </w:rPr>
          <w:t>Figner</w:t>
        </w:r>
        <w:proofErr w:type="spellEnd"/>
        <w:r w:rsidRPr="00CE6CF7">
          <w:rPr>
            <w:strike/>
            <w:rPrChange w:id="543" w:author="Nicholas Harp" w:date="2020-04-23T14:56:00Z">
              <w:rPr/>
            </w:rPrChange>
          </w:rPr>
          <w:t xml:space="preserve">, 2012). </w:t>
        </w:r>
      </w:ins>
    </w:p>
    <w:p w14:paraId="6DB5A64E" w14:textId="77777777" w:rsidR="00D2272A" w:rsidRPr="00CE6CF7" w:rsidRDefault="00D2272A" w:rsidP="00D2272A">
      <w:pPr>
        <w:rPr>
          <w:ins w:id="544" w:author="Nicholas Harp" w:date="2020-04-23T14:23:00Z"/>
          <w:strike/>
          <w:rPrChange w:id="545" w:author="Nicholas Harp" w:date="2020-04-23T14:56:00Z">
            <w:rPr>
              <w:ins w:id="546" w:author="Nicholas Harp" w:date="2020-04-23T14:23:00Z"/>
            </w:rPr>
          </w:rPrChange>
        </w:rPr>
      </w:pPr>
    </w:p>
    <w:p w14:paraId="6CBA02F5" w14:textId="77777777" w:rsidR="00D2272A" w:rsidRPr="00CE6CF7" w:rsidRDefault="00D2272A" w:rsidP="00D2272A">
      <w:pPr>
        <w:rPr>
          <w:ins w:id="547" w:author="Nicholas Harp" w:date="2020-04-23T14:23:00Z"/>
          <w:strike/>
          <w:rPrChange w:id="548" w:author="Nicholas Harp" w:date="2020-04-23T14:56:00Z">
            <w:rPr>
              <w:ins w:id="549" w:author="Nicholas Harp" w:date="2020-04-23T14:23:00Z"/>
            </w:rPr>
          </w:rPrChange>
        </w:rPr>
      </w:pPr>
      <w:ins w:id="550" w:author="Nicholas Harp" w:date="2020-04-23T14:23:00Z">
        <w:r w:rsidRPr="00CE6CF7">
          <w:rPr>
            <w:strike/>
            <w:rPrChange w:id="551" w:author="Nicholas Harp" w:date="2020-04-23T14:56:00Z">
              <w:rPr/>
            </w:rPrChange>
          </w:rPr>
          <w:t xml:space="preserve">You </w:t>
        </w:r>
        <w:proofErr w:type="spellStart"/>
        <w:r w:rsidRPr="00CE6CF7">
          <w:rPr>
            <w:strike/>
            <w:rPrChange w:id="552" w:author="Nicholas Harp" w:date="2020-04-23T14:56:00Z">
              <w:rPr/>
            </w:rPrChange>
          </w:rPr>
          <w:t>gotta</w:t>
        </w:r>
        <w:proofErr w:type="spellEnd"/>
        <w:r w:rsidRPr="00CE6CF7">
          <w:rPr>
            <w:strike/>
            <w:rPrChange w:id="553" w:author="Nicholas Harp" w:date="2020-04-23T14:56:00Z">
              <w:rPr/>
            </w:rPrChange>
          </w:rPr>
          <w:t xml:space="preserve"> turn down those bottom-up negative processes in response to uncertainty/ambiguity</w:t>
        </w:r>
      </w:ins>
    </w:p>
    <w:p w14:paraId="37105E53" w14:textId="77777777" w:rsidR="00D2272A" w:rsidRPr="00CE6CF7" w:rsidRDefault="00D2272A" w:rsidP="00D2272A">
      <w:pPr>
        <w:pStyle w:val="Heading2"/>
        <w:rPr>
          <w:ins w:id="554" w:author="Nicholas Harp" w:date="2020-04-23T14:23:00Z"/>
          <w:strike/>
          <w:rPrChange w:id="555" w:author="Nicholas Harp" w:date="2020-04-23T14:56:00Z">
            <w:rPr>
              <w:ins w:id="556" w:author="Nicholas Harp" w:date="2020-04-23T14:23:00Z"/>
            </w:rPr>
          </w:rPrChange>
        </w:rPr>
      </w:pPr>
    </w:p>
    <w:p w14:paraId="09FF7098" w14:textId="77777777" w:rsidR="00D2272A" w:rsidRPr="00CE6CF7" w:rsidRDefault="00D2272A" w:rsidP="00D2272A">
      <w:pPr>
        <w:pStyle w:val="Heading2"/>
        <w:ind w:left="360" w:firstLine="60"/>
        <w:rPr>
          <w:ins w:id="557" w:author="Nicholas Harp" w:date="2020-04-23T14:23:00Z"/>
          <w:strike/>
          <w:rPrChange w:id="558" w:author="Nicholas Harp" w:date="2020-04-23T14:56:00Z">
            <w:rPr>
              <w:ins w:id="559" w:author="Nicholas Harp" w:date="2020-04-23T14:23:00Z"/>
            </w:rPr>
          </w:rPrChange>
        </w:rPr>
      </w:pPr>
      <w:ins w:id="560" w:author="Nicholas Harp" w:date="2020-04-23T14:23:00Z">
        <w:r w:rsidRPr="00CE6CF7">
          <w:rPr>
            <w:strike/>
            <w:rPrChange w:id="561" w:author="Nicholas Harp" w:date="2020-04-23T14:56:00Z">
              <w:rPr/>
            </w:rPrChange>
          </w:rPr>
          <w:t>and even at the individual uncertainty is associated with higher levels of psychological (CITE) and physiological stress (i.e., blood pressure; Greco &amp; Roger, 2003</w:t>
        </w:r>
        <w:proofErr w:type="gramStart"/>
        <w:r w:rsidRPr="00CE6CF7">
          <w:rPr>
            <w:strike/>
            <w:rPrChange w:id="562" w:author="Nicholas Harp" w:date="2020-04-23T14:56:00Z">
              <w:rPr/>
            </w:rPrChange>
          </w:rPr>
          <w:t>),  and</w:t>
        </w:r>
        <w:proofErr w:type="gramEnd"/>
        <w:r w:rsidRPr="00CE6CF7">
          <w:rPr>
            <w:strike/>
            <w:rPrChange w:id="563" w:author="Nicholas Harp" w:date="2020-04-23T14:56:00Z">
              <w:rPr/>
            </w:rPrChange>
          </w:rPr>
          <w:t xml:space="preserve"> XXXX risk-taking. </w:t>
        </w:r>
      </w:ins>
    </w:p>
    <w:p w14:paraId="48BA465E" w14:textId="77777777" w:rsidR="00D2272A" w:rsidRPr="00AD1CD8" w:rsidRDefault="00D2272A">
      <w:pPr>
        <w:pPrChange w:id="564" w:author="Nicholas Harp" w:date="2020-03-24T14:04:00Z">
          <w:pPr>
            <w:pStyle w:val="Heading1"/>
          </w:pPr>
        </w:pPrChange>
      </w:pPr>
    </w:p>
    <w:sectPr w:rsidR="00D2272A" w:rsidRPr="00AD1CD8" w:rsidSect="003F70C0">
      <w:headerReference w:type="default" r:id="rId13"/>
      <w:footerReference w:type="even" r:id="rId14"/>
      <w:footerReference w:type="default" r:id="rId15"/>
      <w:pgSz w:w="12240" w:h="15840" w:code="1"/>
      <w:pgMar w:top="1152"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Harp" w:date="2020-03-31T11:52:00Z" w:initials="NH">
    <w:p w14:paraId="1EB773D4" w14:textId="32B9B663" w:rsidR="00516385" w:rsidRDefault="00516385">
      <w:pPr>
        <w:pStyle w:val="CommentText"/>
      </w:pPr>
      <w:r>
        <w:rPr>
          <w:rStyle w:val="CommentReference"/>
        </w:rPr>
        <w:annotationRef/>
      </w:r>
      <w:r>
        <w:t xml:space="preserve">Main question here is whether this </w:t>
      </w:r>
      <w:proofErr w:type="spellStart"/>
      <w:r>
        <w:t>ms</w:t>
      </w:r>
      <w:proofErr w:type="spellEnd"/>
      <w:r>
        <w:t xml:space="preserve"> should begin with language or valence bias? </w:t>
      </w:r>
    </w:p>
  </w:comment>
  <w:comment w:id="54" w:author="Maital Neta" w:date="2020-04-01T15:40:00Z" w:initials="MN">
    <w:p w14:paraId="023F62E9" w14:textId="294138F8" w:rsidR="00192646" w:rsidRDefault="00192646">
      <w:pPr>
        <w:pStyle w:val="CommentText"/>
      </w:pPr>
      <w:r>
        <w:rPr>
          <w:rStyle w:val="CommentReference"/>
        </w:rPr>
        <w:annotationRef/>
      </w:r>
      <w:r>
        <w:t>Not sure this is the right approach for motivating this work… it’s not just that we overlook language (</w:t>
      </w:r>
      <w:proofErr w:type="spellStart"/>
      <w:r>
        <w:t>bc</w:t>
      </w:r>
      <w:proofErr w:type="spellEnd"/>
      <w:r>
        <w:t xml:space="preserve"> technically then, there is a </w:t>
      </w:r>
      <w:proofErr w:type="gramStart"/>
      <w:r>
        <w:t>never ending</w:t>
      </w:r>
      <w:proofErr w:type="gramEnd"/>
      <w:r>
        <w:t xml:space="preserve"> list of </w:t>
      </w:r>
      <w:proofErr w:type="spellStart"/>
      <w:r>
        <w:t>thigns</w:t>
      </w:r>
      <w:proofErr w:type="spellEnd"/>
      <w:r>
        <w:t xml:space="preserve"> we are still overlooking). Should be something about how important ambiguity in language is (e.g., faces are a main source of nonverbal communication, but what about verbal?) or something that leads the reader to believe that language is a major piece that is important.</w:t>
      </w:r>
    </w:p>
  </w:comment>
  <w:comment w:id="64" w:author="Nicholas Harp" w:date="2020-03-31T11:29:00Z" w:initials="NH">
    <w:p w14:paraId="261206D9" w14:textId="26D4979D" w:rsidR="009B764A" w:rsidRDefault="009B764A">
      <w:pPr>
        <w:pStyle w:val="CommentText"/>
      </w:pPr>
      <w:r>
        <w:rPr>
          <w:rStyle w:val="CommentReference"/>
        </w:rPr>
        <w:annotationRef/>
      </w:r>
      <w:r>
        <w:t xml:space="preserve">I could see us starting with language and then getting into ambiguity, but it feels like we need to spend time talking about language being important for emotion </w:t>
      </w:r>
      <w:proofErr w:type="spellStart"/>
      <w:r>
        <w:t>etc</w:t>
      </w:r>
      <w:proofErr w:type="spellEnd"/>
      <w:r w:rsidR="00516385">
        <w:t>, if that’s the direction it should go</w:t>
      </w:r>
      <w:r>
        <w:t xml:space="preserve">… </w:t>
      </w:r>
      <w:r>
        <w:br/>
      </w:r>
      <w:r>
        <w:br/>
        <w:t xml:space="preserve">The point of the </w:t>
      </w:r>
      <w:proofErr w:type="spellStart"/>
      <w:r>
        <w:t>ms</w:t>
      </w:r>
      <w:proofErr w:type="spellEnd"/>
      <w:r>
        <w:t xml:space="preserve"> is to show that v bias extends to words, right? </w:t>
      </w:r>
      <w:r w:rsidR="00516385">
        <w:t>If so,</w:t>
      </w:r>
      <w:r>
        <w:t xml:space="preserve"> I think it makes sense to start with v bias</w:t>
      </w:r>
      <w:r w:rsidR="00516385">
        <w:t xml:space="preserve"> and why we care about it</w:t>
      </w:r>
      <w:r>
        <w:t xml:space="preserve">. </w:t>
      </w:r>
    </w:p>
  </w:comment>
  <w:comment w:id="65" w:author="Maital Neta" w:date="2020-04-01T15:41:00Z" w:initials="MN">
    <w:p w14:paraId="4F7107CE" w14:textId="0300BF05" w:rsidR="00141920" w:rsidRDefault="00141920">
      <w:pPr>
        <w:pStyle w:val="CommentText"/>
      </w:pPr>
      <w:r>
        <w:rPr>
          <w:rStyle w:val="CommentReference"/>
        </w:rPr>
        <w:annotationRef/>
      </w:r>
      <w:r>
        <w:t xml:space="preserve">I think it’s maybe useful to start with why valence bias is important (mental health, etc.) and then show that verbal signals are as important (and vulnerable to ambiguity) as nonverbal… so we’re extending here. But I think there are a number of ways to frame this so if you want to try to flip it around, it sometimes helps to see how that reads before we get too committed to a certain path. Maybe create two drafts of the Intro? Might also help to look at the Neta, Kelley, &amp; Whalen, 2013 paper where I first introduced IAPS for some guidance throughout the </w:t>
      </w:r>
      <w:proofErr w:type="spellStart"/>
      <w:r>
        <w:t>ms.</w:t>
      </w:r>
      <w:proofErr w:type="spellEnd"/>
    </w:p>
  </w:comment>
  <w:comment w:id="89" w:author="Nicholas Harp" w:date="2020-04-23T14:32:00Z" w:initials="NH">
    <w:p w14:paraId="4330312B" w14:textId="62B870E8" w:rsidR="00A147B4" w:rsidRDefault="00A147B4">
      <w:pPr>
        <w:pStyle w:val="CommentText"/>
      </w:pPr>
      <w:r>
        <w:rPr>
          <w:rStyle w:val="CommentReference"/>
        </w:rPr>
        <w:annotationRef/>
      </w:r>
      <w:r>
        <w:t xml:space="preserve">Not quite sure where </w:t>
      </w:r>
      <w:proofErr w:type="gramStart"/>
      <w:r>
        <w:t>this fits</w:t>
      </w:r>
      <w:proofErr w:type="gramEnd"/>
      <w:r>
        <w:t xml:space="preserve">, so just leaving here for now. </w:t>
      </w:r>
      <w:r w:rsidR="000647C9">
        <w:br/>
      </w:r>
      <w:r w:rsidR="000647C9">
        <w:br/>
        <w:t xml:space="preserve">Maybe it could just be a discussion </w:t>
      </w:r>
      <w:proofErr w:type="gramStart"/>
      <w:r w:rsidR="000647C9">
        <w:t>point..</w:t>
      </w:r>
      <w:proofErr w:type="gramEnd"/>
      <w:r w:rsidR="000647C9">
        <w:t xml:space="preserve"> </w:t>
      </w:r>
    </w:p>
  </w:comment>
  <w:comment w:id="95" w:author="Nicholas Harp" w:date="2020-04-23T14:27:00Z" w:initials="NH">
    <w:p w14:paraId="3B7BBFE2" w14:textId="77777777" w:rsidR="00A147B4" w:rsidRDefault="00A147B4" w:rsidP="00A147B4">
      <w:pPr>
        <w:pStyle w:val="CommentText"/>
      </w:pPr>
      <w:r>
        <w:rPr>
          <w:rStyle w:val="CommentReference"/>
        </w:rPr>
        <w:annotationRef/>
      </w:r>
      <w:r>
        <w:t xml:space="preserve">I don’t think I have this worded quite correctly… but we might think someone looks angry just </w:t>
      </w:r>
      <w:proofErr w:type="spellStart"/>
      <w:r>
        <w:t>bc</w:t>
      </w:r>
      <w:proofErr w:type="spellEnd"/>
      <w:r>
        <w:t xml:space="preserve"> of their facial structure… </w:t>
      </w:r>
    </w:p>
  </w:comment>
  <w:comment w:id="115" w:author="Maital Neta" w:date="2020-04-01T15:46:00Z" w:initials="MN">
    <w:p w14:paraId="5C4A6F0A" w14:textId="45DB231D" w:rsidR="00141920" w:rsidRDefault="00141920">
      <w:pPr>
        <w:pStyle w:val="CommentText"/>
      </w:pPr>
      <w:r>
        <w:rPr>
          <w:rStyle w:val="CommentReference"/>
        </w:rPr>
        <w:annotationRef/>
      </w:r>
      <w:r>
        <w:t xml:space="preserve">Should probably mention all the work that has looked at ambiguity in words (e.g., “lie” is negative or neutral, but NOT positive… we want dual-valence ambiguity!). Look back at the SAS abstract, </w:t>
      </w:r>
      <w:proofErr w:type="spellStart"/>
      <w:r>
        <w:t>bc</w:t>
      </w:r>
      <w:proofErr w:type="spellEnd"/>
      <w:r>
        <w:t xml:space="preserve"> I think there was some helpful content in there?</w:t>
      </w:r>
    </w:p>
  </w:comment>
  <w:comment w:id="145" w:author="Nicholas Harp" w:date="2020-03-31T11:53:00Z" w:initials="NH">
    <w:p w14:paraId="44C9276B" w14:textId="4F67856C" w:rsidR="00516385" w:rsidRDefault="00516385">
      <w:pPr>
        <w:pStyle w:val="CommentText"/>
      </w:pPr>
      <w:r>
        <w:rPr>
          <w:rStyle w:val="CommentReference"/>
        </w:rPr>
        <w:annotationRef/>
      </w:r>
      <w:r>
        <w:t xml:space="preserve">This was all pulled from the doc Catie had started… I can reduce it to outline form, if that </w:t>
      </w:r>
      <w:proofErr w:type="spellStart"/>
      <w:r>
        <w:t>woud</w:t>
      </w:r>
      <w:proofErr w:type="spellEnd"/>
      <w:r>
        <w:t xml:space="preserve"> be helpful. </w:t>
      </w:r>
    </w:p>
  </w:comment>
  <w:comment w:id="146" w:author="Maital Neta" w:date="2020-04-01T15:35:00Z" w:initials="MN">
    <w:p w14:paraId="11742F52" w14:textId="72BF0D28" w:rsidR="00192646" w:rsidRDefault="00192646">
      <w:pPr>
        <w:pStyle w:val="CommentText"/>
      </w:pPr>
      <w:r>
        <w:rPr>
          <w:rStyle w:val="CommentReference"/>
        </w:rPr>
        <w:annotationRef/>
      </w:r>
      <w:r>
        <w:t>It might be helpful for the immediate future. I tried to do some of that here… but I am thinking we should conceptualize “study 1” as a pilot, rather than study 1 and 2. It’s not really different studies, right? E.g., there’s not much to say in the discussion of “study 1” or “general discussion” that isn’t basically that we identified these words and they work the same as the faces/IAPS (which is what we would say in the “study 2 discussion”)… right?</w:t>
      </w:r>
    </w:p>
  </w:comment>
  <w:comment w:id="147" w:author="Nicholas Harp" w:date="2020-04-23T14:57:00Z" w:initials="NH">
    <w:p w14:paraId="0AA48B1F" w14:textId="06101429" w:rsidR="00737696" w:rsidRDefault="00737696">
      <w:pPr>
        <w:pStyle w:val="CommentText"/>
      </w:pPr>
      <w:r>
        <w:rPr>
          <w:rStyle w:val="CommentReference"/>
        </w:rPr>
        <w:annotationRef/>
      </w:r>
      <w:r>
        <w:rPr>
          <w:rStyle w:val="CommentReference"/>
        </w:rPr>
        <w:t xml:space="preserve">That sounds right… rephrased the headings. </w:t>
      </w:r>
    </w:p>
  </w:comment>
  <w:comment w:id="186" w:author="Maital Neta" w:date="2020-04-01T13:56:00Z" w:initials="MN">
    <w:p w14:paraId="277D7934" w14:textId="2FE488E3" w:rsidR="008756A5" w:rsidRDefault="008756A5">
      <w:pPr>
        <w:pStyle w:val="CommentText"/>
      </w:pPr>
      <w:r>
        <w:rPr>
          <w:rStyle w:val="CommentReference"/>
        </w:rPr>
        <w:annotationRef/>
      </w:r>
      <w:r>
        <w:t>I would</w:t>
      </w:r>
      <w:r w:rsidR="009C1E8B">
        <w:rPr>
          <w:noProof/>
        </w:rPr>
        <w:t xml:space="preserve"> go ahead and start building subheadings in so we can see how this will start to take shape.</w:t>
      </w:r>
    </w:p>
  </w:comment>
  <w:comment w:id="201" w:author="Maital Neta" w:date="2020-04-01T13:57:00Z" w:initials="MN">
    <w:p w14:paraId="6BCBB859" w14:textId="48F7B0E1" w:rsidR="008756A5" w:rsidRDefault="008756A5">
      <w:pPr>
        <w:pStyle w:val="CommentText"/>
      </w:pPr>
      <w:r>
        <w:rPr>
          <w:rStyle w:val="CommentReference"/>
        </w:rPr>
        <w:annotationRef/>
      </w:r>
      <w:r>
        <w:t>I like this… but I might choose three colors for the first panel that are more distinct… green and blue are hard to distinguish… maybe use a darker blue or purple??</w:t>
      </w:r>
    </w:p>
  </w:comment>
  <w:comment w:id="235" w:author="Nicholas Harp" w:date="2020-04-01T06:40:00Z" w:initials="NH">
    <w:p w14:paraId="746A5647" w14:textId="24DCF51C" w:rsidR="006E4EF2" w:rsidRDefault="006E4EF2">
      <w:pPr>
        <w:pStyle w:val="CommentText"/>
      </w:pPr>
      <w:r>
        <w:rPr>
          <w:rStyle w:val="CommentReference"/>
        </w:rPr>
        <w:annotationRef/>
      </w:r>
      <w:r>
        <w:t xml:space="preserve">Or rep </w:t>
      </w:r>
      <w:proofErr w:type="spellStart"/>
      <w:r>
        <w:t>meas</w:t>
      </w:r>
      <w:proofErr w:type="spellEnd"/>
      <w:r>
        <w:t xml:space="preserve"> ANOVA</w:t>
      </w:r>
    </w:p>
  </w:comment>
  <w:comment w:id="364" w:author="Nicholas Harp" w:date="2020-03-31T13:57:00Z" w:initials="NH">
    <w:p w14:paraId="76FAF6A9" w14:textId="6AFD1782" w:rsidR="00587859" w:rsidRDefault="00587859">
      <w:pPr>
        <w:pStyle w:val="CommentText"/>
      </w:pPr>
      <w:r>
        <w:rPr>
          <w:rStyle w:val="CommentReference"/>
        </w:rPr>
        <w:annotationRef/>
      </w:r>
      <w:r>
        <w:t xml:space="preserve">Scale looks weird </w:t>
      </w:r>
      <w:proofErr w:type="spellStart"/>
      <w:r>
        <w:t>bc</w:t>
      </w:r>
      <w:proofErr w:type="spellEnd"/>
      <w:r>
        <w:t xml:space="preserve"> I used the residuals after regressing bias on age and gender for each stim category</w:t>
      </w:r>
    </w:p>
  </w:comment>
  <w:comment w:id="395" w:author="Maital Neta" w:date="2020-04-01T15:48:00Z" w:initials="MN">
    <w:p w14:paraId="431D2A52" w14:textId="45A3AB22" w:rsidR="00516DE5" w:rsidRDefault="00516DE5">
      <w:pPr>
        <w:pStyle w:val="CommentText"/>
      </w:pPr>
      <w:r>
        <w:rPr>
          <w:rStyle w:val="CommentReference"/>
        </w:rPr>
        <w:annotationRef/>
      </w:r>
      <w:r>
        <w:t>Make sure tracks goals we outline in Intro</w:t>
      </w:r>
    </w:p>
  </w:comment>
  <w:comment w:id="425" w:author="Maital Neta" w:date="2020-04-01T15:48:00Z" w:initials="MN">
    <w:p w14:paraId="0C820E77" w14:textId="0C1D4E8A" w:rsidR="00516DE5" w:rsidRDefault="00516DE5">
      <w:pPr>
        <w:pStyle w:val="CommentText"/>
      </w:pPr>
      <w:r>
        <w:rPr>
          <w:rStyle w:val="CommentReference"/>
        </w:rPr>
        <w:annotationRef/>
      </w:r>
      <w:r>
        <w:t>Maybe add the benefit of this method… e.g., don’t have to worry as much about screen resolution? I’m reaching here… but there has to be some methodological benefit for testing responses to words over images. Whatever it is, we should also mention that suggestion in the Intro.</w:t>
      </w:r>
    </w:p>
  </w:comment>
  <w:comment w:id="458" w:author="Nicholas Harp" w:date="2020-04-23T14:35:00Z" w:initials="NH">
    <w:p w14:paraId="4AA1519F" w14:textId="51166B27" w:rsidR="00A147B4" w:rsidRDefault="00A147B4">
      <w:pPr>
        <w:pStyle w:val="CommentText"/>
      </w:pPr>
      <w:r>
        <w:rPr>
          <w:rStyle w:val="CommentReference"/>
        </w:rPr>
        <w:annotationRef/>
      </w:r>
      <w:r>
        <w:t xml:space="preserve">This would be really fun to do! </w:t>
      </w:r>
    </w:p>
  </w:comment>
  <w:comment w:id="462" w:author="Maital Neta" w:date="2020-04-01T15:49:00Z" w:initials="MN">
    <w:p w14:paraId="669F2069" w14:textId="75803B27" w:rsidR="00516DE5" w:rsidRDefault="00516DE5">
      <w:pPr>
        <w:pStyle w:val="CommentText"/>
      </w:pPr>
      <w:r>
        <w:rPr>
          <w:rStyle w:val="CommentReference"/>
        </w:rPr>
        <w:annotationRef/>
      </w:r>
      <w:r>
        <w:t>Yes, you have it here, but it should be motivation in the Intro.</w:t>
      </w:r>
    </w:p>
  </w:comment>
  <w:comment w:id="466" w:author="Nicholas Harp" w:date="2020-03-31T14:33:00Z" w:initials="NH">
    <w:p w14:paraId="62AE6B69" w14:textId="587E3EB5" w:rsidR="00141F7B" w:rsidRDefault="00141F7B">
      <w:pPr>
        <w:pStyle w:val="CommentText"/>
      </w:pPr>
      <w:r>
        <w:rPr>
          <w:rStyle w:val="CommentReference"/>
        </w:rPr>
        <w:annotationRef/>
      </w:r>
      <w:r>
        <w:t xml:space="preserve">Sets up the work with the sentences… other limitations? </w:t>
      </w:r>
    </w:p>
  </w:comment>
  <w:comment w:id="479" w:author="Maital Neta" w:date="2020-04-01T15:51:00Z" w:initials="MN">
    <w:p w14:paraId="74FE9A8B" w14:textId="757DF605" w:rsidR="00516DE5" w:rsidRDefault="00516DE5">
      <w:pPr>
        <w:pStyle w:val="CommentText"/>
      </w:pPr>
      <w:r>
        <w:rPr>
          <w:rStyle w:val="CommentReference"/>
        </w:rPr>
        <w:annotationRef/>
      </w:r>
      <w:r>
        <w:t>Should probably go back to linking to mental health/well-being, or anything else we propose can be better understood using this approach.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B773D4" w15:done="0"/>
  <w15:commentEx w15:paraId="023F62E9" w15:done="0"/>
  <w15:commentEx w15:paraId="261206D9" w15:done="0"/>
  <w15:commentEx w15:paraId="4F7107CE" w15:paraIdParent="261206D9" w15:done="0"/>
  <w15:commentEx w15:paraId="4330312B" w15:done="0"/>
  <w15:commentEx w15:paraId="3B7BBFE2" w15:done="0"/>
  <w15:commentEx w15:paraId="5C4A6F0A" w15:done="0"/>
  <w15:commentEx w15:paraId="44C9276B" w15:done="0"/>
  <w15:commentEx w15:paraId="11742F52" w15:paraIdParent="44C9276B" w15:done="0"/>
  <w15:commentEx w15:paraId="0AA48B1F" w15:paraIdParent="44C9276B" w15:done="0"/>
  <w15:commentEx w15:paraId="277D7934" w15:done="0"/>
  <w15:commentEx w15:paraId="6BCBB859" w15:done="0"/>
  <w15:commentEx w15:paraId="746A5647" w15:done="0"/>
  <w15:commentEx w15:paraId="76FAF6A9" w15:done="0"/>
  <w15:commentEx w15:paraId="431D2A52" w15:done="0"/>
  <w15:commentEx w15:paraId="0C820E77" w15:done="0"/>
  <w15:commentEx w15:paraId="4AA1519F" w15:done="0"/>
  <w15:commentEx w15:paraId="669F2069" w15:done="0"/>
  <w15:commentEx w15:paraId="62AE6B69" w15:done="0"/>
  <w15:commentEx w15:paraId="74FE9A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B773D4" w16cid:durableId="222DAD7C"/>
  <w16cid:commentId w16cid:paraId="023F62E9" w16cid:durableId="222F3457"/>
  <w16cid:commentId w16cid:paraId="261206D9" w16cid:durableId="222DA821"/>
  <w16cid:commentId w16cid:paraId="4F7107CE" w16cid:durableId="222F34BD"/>
  <w16cid:commentId w16cid:paraId="4330312B" w16cid:durableId="224C258E"/>
  <w16cid:commentId w16cid:paraId="3B7BBFE2" w16cid:durableId="224C2446"/>
  <w16cid:commentId w16cid:paraId="5C4A6F0A" w16cid:durableId="222F35CD"/>
  <w16cid:commentId w16cid:paraId="44C9276B" w16cid:durableId="222DADC8"/>
  <w16cid:commentId w16cid:paraId="11742F52" w16cid:durableId="222F3343"/>
  <w16cid:commentId w16cid:paraId="0AA48B1F" w16cid:durableId="224C2B52"/>
  <w16cid:commentId w16cid:paraId="277D7934" w16cid:durableId="222F1C28"/>
  <w16cid:commentId w16cid:paraId="6BCBB859" w16cid:durableId="222F1C5A"/>
  <w16cid:commentId w16cid:paraId="746A5647" w16cid:durableId="222EB5EF"/>
  <w16cid:commentId w16cid:paraId="76FAF6A9" w16cid:durableId="222DCAE4"/>
  <w16cid:commentId w16cid:paraId="431D2A52" w16cid:durableId="222F363A"/>
  <w16cid:commentId w16cid:paraId="0C820E77" w16cid:durableId="222F365F"/>
  <w16cid:commentId w16cid:paraId="4AA1519F" w16cid:durableId="224C261C"/>
  <w16cid:commentId w16cid:paraId="669F2069" w16cid:durableId="222F369C"/>
  <w16cid:commentId w16cid:paraId="62AE6B69" w16cid:durableId="222DD33E"/>
  <w16cid:commentId w16cid:paraId="74FE9A8B" w16cid:durableId="222F37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47BCB" w14:textId="77777777" w:rsidR="00DA4450" w:rsidRDefault="00DA4450">
      <w:r>
        <w:separator/>
      </w:r>
    </w:p>
  </w:endnote>
  <w:endnote w:type="continuationSeparator" w:id="0">
    <w:p w14:paraId="528C6DA2" w14:textId="77777777" w:rsidR="00DA4450" w:rsidRDefault="00DA4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Times New Roman (Body CS)">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ACB5B" w14:textId="77777777" w:rsidR="008E5370" w:rsidRDefault="008E53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181A7B" w14:textId="77777777" w:rsidR="008E5370" w:rsidRDefault="008E53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1E739" w14:textId="77777777" w:rsidR="008E5370" w:rsidRDefault="008E53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D704C">
      <w:rPr>
        <w:rStyle w:val="PageNumber"/>
        <w:noProof/>
      </w:rPr>
      <w:t>3</w:t>
    </w:r>
    <w:r>
      <w:rPr>
        <w:rStyle w:val="PageNumber"/>
      </w:rPr>
      <w:fldChar w:fldCharType="end"/>
    </w:r>
  </w:p>
  <w:p w14:paraId="4F105CA8" w14:textId="77777777" w:rsidR="008E5370" w:rsidRDefault="008E53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C0662" w14:textId="77777777" w:rsidR="00DA4450" w:rsidRDefault="00DA4450">
      <w:r>
        <w:separator/>
      </w:r>
    </w:p>
  </w:footnote>
  <w:footnote w:type="continuationSeparator" w:id="0">
    <w:p w14:paraId="7AD7D10B" w14:textId="77777777" w:rsidR="00DA4450" w:rsidRDefault="00DA44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11EBC" w14:textId="77777777" w:rsidR="008E5370" w:rsidRDefault="008E5370" w:rsidP="003F70C0">
    <w:pPr>
      <w:pStyle w:val="Header"/>
      <w:tabs>
        <w:tab w:val="clear" w:pos="4320"/>
        <w:tab w:val="clear" w:pos="8640"/>
        <w:tab w:val="left" w:pos="3493"/>
      </w:tabs>
      <w:ind w:firstLine="0"/>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D84008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252AA9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7CAAF3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E7EDB2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CF69B7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6F074F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3FAD0F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1C83EF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1D6FA7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D7A20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844D41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015CE3"/>
    <w:multiLevelType w:val="hybridMultilevel"/>
    <w:tmpl w:val="6FD49114"/>
    <w:lvl w:ilvl="0" w:tplc="F4DA0A3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EE33AD"/>
    <w:multiLevelType w:val="hybridMultilevel"/>
    <w:tmpl w:val="D1E264D0"/>
    <w:lvl w:ilvl="0" w:tplc="5A6AF1B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A0D0BEC"/>
    <w:multiLevelType w:val="hybridMultilevel"/>
    <w:tmpl w:val="24041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A916ED"/>
    <w:multiLevelType w:val="hybridMultilevel"/>
    <w:tmpl w:val="4A540BA4"/>
    <w:lvl w:ilvl="0" w:tplc="DE9A4A1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C24A74"/>
    <w:multiLevelType w:val="hybridMultilevel"/>
    <w:tmpl w:val="BB5C2C0E"/>
    <w:lvl w:ilvl="0" w:tplc="B8147F5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75062E72"/>
    <w:multiLevelType w:val="hybridMultilevel"/>
    <w:tmpl w:val="1E40BEF4"/>
    <w:lvl w:ilvl="0" w:tplc="4E4E7EB4">
      <w:numFmt w:val="bullet"/>
      <w:lvlText w:val=""/>
      <w:lvlJc w:val="left"/>
      <w:pPr>
        <w:ind w:left="1040" w:hanging="360"/>
      </w:pPr>
      <w:rPr>
        <w:rFonts w:ascii="Symbol" w:eastAsiaTheme="minorHAnsi" w:hAnsi="Symbol" w:cstheme="minorBidi"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0"/>
  </w:num>
  <w:num w:numId="6">
    <w:abstractNumId w:val="2"/>
  </w:num>
  <w:num w:numId="7">
    <w:abstractNumId w:val="1"/>
  </w:num>
  <w:num w:numId="8">
    <w:abstractNumId w:val="4"/>
  </w:num>
  <w:num w:numId="9">
    <w:abstractNumId w:val="3"/>
  </w:num>
  <w:num w:numId="10">
    <w:abstractNumId w:val="9"/>
  </w:num>
  <w:num w:numId="11">
    <w:abstractNumId w:val="5"/>
  </w:num>
  <w:num w:numId="12">
    <w:abstractNumId w:val="15"/>
  </w:num>
  <w:num w:numId="13">
    <w:abstractNumId w:val="12"/>
  </w:num>
  <w:num w:numId="14">
    <w:abstractNumId w:val="13"/>
  </w:num>
  <w:num w:numId="15">
    <w:abstractNumId w:val="11"/>
  </w:num>
  <w:num w:numId="16">
    <w:abstractNumId w:val="16"/>
  </w:num>
  <w:num w:numId="1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Harp">
    <w15:presenceInfo w15:providerId="AD" w15:userId="S::nharp2@unl.edu::0acb0b50-4a5a-4bf8-b720-ebf3be175c05"/>
  </w15:person>
  <w15:person w15:author="Maital Neta">
    <w15:presenceInfo w15:providerId="AD" w15:userId="S::mneta2@unl.edu::7fc7367c-0387-4109-8a69-d963d5d8b7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098"/>
    <w:rsid w:val="000056D4"/>
    <w:rsid w:val="0001627F"/>
    <w:rsid w:val="000262A1"/>
    <w:rsid w:val="00046341"/>
    <w:rsid w:val="00051293"/>
    <w:rsid w:val="00055C61"/>
    <w:rsid w:val="00057406"/>
    <w:rsid w:val="00060679"/>
    <w:rsid w:val="000647C9"/>
    <w:rsid w:val="00073865"/>
    <w:rsid w:val="00073ED4"/>
    <w:rsid w:val="00076F44"/>
    <w:rsid w:val="000A26F6"/>
    <w:rsid w:val="000B169F"/>
    <w:rsid w:val="000B3535"/>
    <w:rsid w:val="000B76D4"/>
    <w:rsid w:val="000C3052"/>
    <w:rsid w:val="000F4AD6"/>
    <w:rsid w:val="00113758"/>
    <w:rsid w:val="00114716"/>
    <w:rsid w:val="00122E07"/>
    <w:rsid w:val="00124864"/>
    <w:rsid w:val="00132CCE"/>
    <w:rsid w:val="00133D60"/>
    <w:rsid w:val="00136136"/>
    <w:rsid w:val="00141920"/>
    <w:rsid w:val="00141F7B"/>
    <w:rsid w:val="00155CDD"/>
    <w:rsid w:val="001617C2"/>
    <w:rsid w:val="00162ACD"/>
    <w:rsid w:val="00170505"/>
    <w:rsid w:val="00192646"/>
    <w:rsid w:val="00192A03"/>
    <w:rsid w:val="001B7D8F"/>
    <w:rsid w:val="001E19EF"/>
    <w:rsid w:val="001F69A8"/>
    <w:rsid w:val="001F7062"/>
    <w:rsid w:val="00210B1D"/>
    <w:rsid w:val="00210D4C"/>
    <w:rsid w:val="00225C8C"/>
    <w:rsid w:val="00236B98"/>
    <w:rsid w:val="00242164"/>
    <w:rsid w:val="0024393B"/>
    <w:rsid w:val="002444E3"/>
    <w:rsid w:val="002500EE"/>
    <w:rsid w:val="00254B2B"/>
    <w:rsid w:val="002604D2"/>
    <w:rsid w:val="002734D0"/>
    <w:rsid w:val="00282149"/>
    <w:rsid w:val="00283FB7"/>
    <w:rsid w:val="00290F45"/>
    <w:rsid w:val="002B6F28"/>
    <w:rsid w:val="002C7A66"/>
    <w:rsid w:val="002D2098"/>
    <w:rsid w:val="002D5DD6"/>
    <w:rsid w:val="002E19E2"/>
    <w:rsid w:val="002F6A55"/>
    <w:rsid w:val="00310CC0"/>
    <w:rsid w:val="003211AC"/>
    <w:rsid w:val="0032520C"/>
    <w:rsid w:val="003305F6"/>
    <w:rsid w:val="00331E37"/>
    <w:rsid w:val="00333E98"/>
    <w:rsid w:val="003417D9"/>
    <w:rsid w:val="00352AB9"/>
    <w:rsid w:val="00354A4A"/>
    <w:rsid w:val="00363033"/>
    <w:rsid w:val="0036559F"/>
    <w:rsid w:val="00373A7D"/>
    <w:rsid w:val="0037658D"/>
    <w:rsid w:val="0039132E"/>
    <w:rsid w:val="003A3DD8"/>
    <w:rsid w:val="003D2C33"/>
    <w:rsid w:val="003E16C8"/>
    <w:rsid w:val="003E5164"/>
    <w:rsid w:val="003E7387"/>
    <w:rsid w:val="003F297C"/>
    <w:rsid w:val="003F70C0"/>
    <w:rsid w:val="00413E02"/>
    <w:rsid w:val="004167F8"/>
    <w:rsid w:val="004302C5"/>
    <w:rsid w:val="00431AF9"/>
    <w:rsid w:val="004370C1"/>
    <w:rsid w:val="00452BF5"/>
    <w:rsid w:val="00456B94"/>
    <w:rsid w:val="004874F0"/>
    <w:rsid w:val="00492058"/>
    <w:rsid w:val="004A1413"/>
    <w:rsid w:val="004B3105"/>
    <w:rsid w:val="004C2449"/>
    <w:rsid w:val="004C248B"/>
    <w:rsid w:val="004D1F74"/>
    <w:rsid w:val="004F5972"/>
    <w:rsid w:val="00506B4B"/>
    <w:rsid w:val="005123D9"/>
    <w:rsid w:val="00515FA3"/>
    <w:rsid w:val="00516385"/>
    <w:rsid w:val="00516DE5"/>
    <w:rsid w:val="00521FA3"/>
    <w:rsid w:val="005461AD"/>
    <w:rsid w:val="00570405"/>
    <w:rsid w:val="005808EE"/>
    <w:rsid w:val="00587859"/>
    <w:rsid w:val="00595831"/>
    <w:rsid w:val="00596326"/>
    <w:rsid w:val="00596D28"/>
    <w:rsid w:val="005A1FA8"/>
    <w:rsid w:val="005A6C87"/>
    <w:rsid w:val="005B03FE"/>
    <w:rsid w:val="005B1394"/>
    <w:rsid w:val="005D26B4"/>
    <w:rsid w:val="005D62F1"/>
    <w:rsid w:val="005E666C"/>
    <w:rsid w:val="005F5D0B"/>
    <w:rsid w:val="00630B6C"/>
    <w:rsid w:val="00630EAF"/>
    <w:rsid w:val="00641983"/>
    <w:rsid w:val="00657DB6"/>
    <w:rsid w:val="006649E5"/>
    <w:rsid w:val="006655BF"/>
    <w:rsid w:val="00671BDF"/>
    <w:rsid w:val="00680145"/>
    <w:rsid w:val="00685E17"/>
    <w:rsid w:val="0069665F"/>
    <w:rsid w:val="006A0D3D"/>
    <w:rsid w:val="006C02F2"/>
    <w:rsid w:val="006D3B14"/>
    <w:rsid w:val="006D6ED8"/>
    <w:rsid w:val="006E0C66"/>
    <w:rsid w:val="006E4EF2"/>
    <w:rsid w:val="006E53A7"/>
    <w:rsid w:val="006E74D1"/>
    <w:rsid w:val="006F244F"/>
    <w:rsid w:val="006F4A7A"/>
    <w:rsid w:val="006F6C80"/>
    <w:rsid w:val="0070717A"/>
    <w:rsid w:val="00710F9D"/>
    <w:rsid w:val="00714BAF"/>
    <w:rsid w:val="007230FD"/>
    <w:rsid w:val="00724EA3"/>
    <w:rsid w:val="0072754E"/>
    <w:rsid w:val="00727DB0"/>
    <w:rsid w:val="00737696"/>
    <w:rsid w:val="0075081A"/>
    <w:rsid w:val="0076360C"/>
    <w:rsid w:val="00770ECF"/>
    <w:rsid w:val="00780A56"/>
    <w:rsid w:val="007A1091"/>
    <w:rsid w:val="007C3E7D"/>
    <w:rsid w:val="007C5114"/>
    <w:rsid w:val="007D1181"/>
    <w:rsid w:val="007E4A34"/>
    <w:rsid w:val="007F176A"/>
    <w:rsid w:val="00800420"/>
    <w:rsid w:val="008005B8"/>
    <w:rsid w:val="00811800"/>
    <w:rsid w:val="008237C0"/>
    <w:rsid w:val="00824A5E"/>
    <w:rsid w:val="00826AA6"/>
    <w:rsid w:val="00834DE4"/>
    <w:rsid w:val="00852475"/>
    <w:rsid w:val="00852E69"/>
    <w:rsid w:val="0085429A"/>
    <w:rsid w:val="00871787"/>
    <w:rsid w:val="008756A5"/>
    <w:rsid w:val="008832FF"/>
    <w:rsid w:val="00890027"/>
    <w:rsid w:val="00895170"/>
    <w:rsid w:val="008A0C34"/>
    <w:rsid w:val="008B782C"/>
    <w:rsid w:val="008C58C9"/>
    <w:rsid w:val="008D3003"/>
    <w:rsid w:val="008E5370"/>
    <w:rsid w:val="00904553"/>
    <w:rsid w:val="009170B5"/>
    <w:rsid w:val="009241E2"/>
    <w:rsid w:val="00935B87"/>
    <w:rsid w:val="00940EE0"/>
    <w:rsid w:val="00945C9B"/>
    <w:rsid w:val="00950C1B"/>
    <w:rsid w:val="00952584"/>
    <w:rsid w:val="00953DB8"/>
    <w:rsid w:val="00992535"/>
    <w:rsid w:val="00994423"/>
    <w:rsid w:val="009A5B5C"/>
    <w:rsid w:val="009B3DF5"/>
    <w:rsid w:val="009B764A"/>
    <w:rsid w:val="009C0D49"/>
    <w:rsid w:val="009C1E8B"/>
    <w:rsid w:val="009F13F2"/>
    <w:rsid w:val="00A022F3"/>
    <w:rsid w:val="00A03E00"/>
    <w:rsid w:val="00A14037"/>
    <w:rsid w:val="00A147B4"/>
    <w:rsid w:val="00A30DCE"/>
    <w:rsid w:val="00A42815"/>
    <w:rsid w:val="00A471F3"/>
    <w:rsid w:val="00A67140"/>
    <w:rsid w:val="00A769E5"/>
    <w:rsid w:val="00A83F9E"/>
    <w:rsid w:val="00A9132C"/>
    <w:rsid w:val="00A91831"/>
    <w:rsid w:val="00AA537B"/>
    <w:rsid w:val="00AA5396"/>
    <w:rsid w:val="00AC2702"/>
    <w:rsid w:val="00AC2EFB"/>
    <w:rsid w:val="00AD1CD8"/>
    <w:rsid w:val="00AD2D1A"/>
    <w:rsid w:val="00AD462F"/>
    <w:rsid w:val="00AD7F2F"/>
    <w:rsid w:val="00B002E3"/>
    <w:rsid w:val="00B0658D"/>
    <w:rsid w:val="00B1080A"/>
    <w:rsid w:val="00B2057B"/>
    <w:rsid w:val="00B23904"/>
    <w:rsid w:val="00B4156B"/>
    <w:rsid w:val="00B4395F"/>
    <w:rsid w:val="00B44B5E"/>
    <w:rsid w:val="00B53F97"/>
    <w:rsid w:val="00B60596"/>
    <w:rsid w:val="00B65141"/>
    <w:rsid w:val="00B70AF7"/>
    <w:rsid w:val="00B81C81"/>
    <w:rsid w:val="00B82759"/>
    <w:rsid w:val="00B82AE7"/>
    <w:rsid w:val="00B83EE7"/>
    <w:rsid w:val="00BC0291"/>
    <w:rsid w:val="00BC6C6B"/>
    <w:rsid w:val="00BC7048"/>
    <w:rsid w:val="00BD3E90"/>
    <w:rsid w:val="00BE197F"/>
    <w:rsid w:val="00C04ABF"/>
    <w:rsid w:val="00C25128"/>
    <w:rsid w:val="00C25DA4"/>
    <w:rsid w:val="00C32859"/>
    <w:rsid w:val="00C40350"/>
    <w:rsid w:val="00C50FC1"/>
    <w:rsid w:val="00C53C4F"/>
    <w:rsid w:val="00C61D64"/>
    <w:rsid w:val="00C72497"/>
    <w:rsid w:val="00C812CE"/>
    <w:rsid w:val="00C831DA"/>
    <w:rsid w:val="00C87536"/>
    <w:rsid w:val="00C9287E"/>
    <w:rsid w:val="00C92B21"/>
    <w:rsid w:val="00C96C22"/>
    <w:rsid w:val="00CA3A41"/>
    <w:rsid w:val="00CB5895"/>
    <w:rsid w:val="00CC4097"/>
    <w:rsid w:val="00CD437E"/>
    <w:rsid w:val="00CE3AD1"/>
    <w:rsid w:val="00CE6CF7"/>
    <w:rsid w:val="00CF0819"/>
    <w:rsid w:val="00D15393"/>
    <w:rsid w:val="00D2272A"/>
    <w:rsid w:val="00D26D2D"/>
    <w:rsid w:val="00D3511E"/>
    <w:rsid w:val="00D4716D"/>
    <w:rsid w:val="00D5241B"/>
    <w:rsid w:val="00D52942"/>
    <w:rsid w:val="00D600E0"/>
    <w:rsid w:val="00D92713"/>
    <w:rsid w:val="00DA4450"/>
    <w:rsid w:val="00DB2B96"/>
    <w:rsid w:val="00DC36C9"/>
    <w:rsid w:val="00DD2C8A"/>
    <w:rsid w:val="00DD54D4"/>
    <w:rsid w:val="00DD704C"/>
    <w:rsid w:val="00DE4311"/>
    <w:rsid w:val="00E06071"/>
    <w:rsid w:val="00E1222B"/>
    <w:rsid w:val="00E124DA"/>
    <w:rsid w:val="00E13B7C"/>
    <w:rsid w:val="00E14063"/>
    <w:rsid w:val="00E23E17"/>
    <w:rsid w:val="00E31265"/>
    <w:rsid w:val="00E61284"/>
    <w:rsid w:val="00E63255"/>
    <w:rsid w:val="00E65261"/>
    <w:rsid w:val="00E6781A"/>
    <w:rsid w:val="00E85961"/>
    <w:rsid w:val="00EA7310"/>
    <w:rsid w:val="00ED04E9"/>
    <w:rsid w:val="00ED5115"/>
    <w:rsid w:val="00EF2782"/>
    <w:rsid w:val="00F1523C"/>
    <w:rsid w:val="00F16627"/>
    <w:rsid w:val="00F26F2A"/>
    <w:rsid w:val="00F33A8D"/>
    <w:rsid w:val="00F62409"/>
    <w:rsid w:val="00F63801"/>
    <w:rsid w:val="00F64CE4"/>
    <w:rsid w:val="00F67C0A"/>
    <w:rsid w:val="00F7127B"/>
    <w:rsid w:val="00F76216"/>
    <w:rsid w:val="00FA1276"/>
    <w:rsid w:val="00FD2C8D"/>
    <w:rsid w:val="00FD3AEA"/>
    <w:rsid w:val="00FE460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1C19CDA5"/>
  <w14:defaultImageDpi w14:val="300"/>
  <w15:docId w15:val="{45793D2B-73F6-7246-9D7C-F8C91CB6A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8E8"/>
    <w:pPr>
      <w:ind w:firstLine="360"/>
    </w:pPr>
    <w:rPr>
      <w:rFonts w:ascii="Arial" w:hAnsi="Arial"/>
      <w:sz w:val="24"/>
    </w:rPr>
  </w:style>
  <w:style w:type="paragraph" w:styleId="Heading1">
    <w:name w:val="heading 1"/>
    <w:basedOn w:val="Normal"/>
    <w:next w:val="Normal"/>
    <w:qFormat/>
    <w:rsid w:val="00B64CAA"/>
    <w:pPr>
      <w:ind w:firstLine="0"/>
      <w:outlineLvl w:val="0"/>
    </w:pPr>
    <w:rPr>
      <w:b/>
      <w:caps/>
      <w:kern w:val="32"/>
    </w:rPr>
  </w:style>
  <w:style w:type="paragraph" w:styleId="Heading2">
    <w:name w:val="heading 2"/>
    <w:basedOn w:val="Normal"/>
    <w:next w:val="Normal"/>
    <w:link w:val="Heading2Char"/>
    <w:qFormat/>
    <w:rsid w:val="001468E8"/>
    <w:pPr>
      <w:keepNext/>
      <w:spacing w:before="240" w:after="60"/>
      <w:ind w:firstLine="0"/>
      <w:outlineLvl w:val="1"/>
    </w:pPr>
    <w:rPr>
      <w:b/>
    </w:rPr>
  </w:style>
  <w:style w:type="paragraph" w:styleId="Heading3">
    <w:name w:val="heading 3"/>
    <w:basedOn w:val="Normal"/>
    <w:next w:val="Normal"/>
    <w:link w:val="Heading3Char"/>
    <w:qFormat/>
    <w:rsid w:val="00B64CAA"/>
    <w:pPr>
      <w:ind w:firstLine="0"/>
      <w:outlineLvl w:val="2"/>
    </w:pPr>
    <w:rPr>
      <w:b/>
      <w:i/>
    </w:rPr>
  </w:style>
  <w:style w:type="paragraph" w:styleId="Heading4">
    <w:name w:val="heading 4"/>
    <w:basedOn w:val="Normal"/>
    <w:next w:val="Normal"/>
    <w:qFormat/>
    <w:rsid w:val="00B64CAA"/>
    <w:pPr>
      <w:ind w:firstLine="0"/>
      <w:outlineLvl w:val="3"/>
    </w:pPr>
    <w:rPr>
      <w:u w:val="single"/>
    </w:rPr>
  </w:style>
  <w:style w:type="paragraph" w:styleId="Heading5">
    <w:name w:val="heading 5"/>
    <w:basedOn w:val="Normal"/>
    <w:next w:val="Normal"/>
    <w:qFormat/>
    <w:rsid w:val="00CF595E"/>
    <w:pPr>
      <w:spacing w:before="240" w:after="60"/>
      <w:outlineLvl w:val="4"/>
    </w:pPr>
    <w:rPr>
      <w:i/>
      <w:sz w:val="26"/>
      <w:szCs w:val="26"/>
    </w:rPr>
  </w:style>
  <w:style w:type="paragraph" w:styleId="Heading6">
    <w:name w:val="heading 6"/>
    <w:basedOn w:val="Normal"/>
    <w:next w:val="Normal"/>
    <w:link w:val="Heading6Char"/>
    <w:uiPriority w:val="9"/>
    <w:unhideWhenUsed/>
    <w:qFormat/>
    <w:rsid w:val="00826AA6"/>
    <w:p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unhideWhenUsed/>
    <w:qFormat/>
    <w:rsid w:val="0076360C"/>
    <w:pPr>
      <w:spacing w:before="240" w:after="60"/>
      <w:outlineLvl w:val="6"/>
    </w:pPr>
    <w:rPr>
      <w:rFonts w:ascii="Cambria" w:eastAsia="MS Mincho" w:hAnsi="Cambria"/>
      <w:szCs w:val="24"/>
    </w:rPr>
  </w:style>
  <w:style w:type="paragraph" w:styleId="Heading8">
    <w:name w:val="heading 8"/>
    <w:basedOn w:val="Normal"/>
    <w:next w:val="Normal"/>
    <w:link w:val="Heading8Char"/>
    <w:uiPriority w:val="9"/>
    <w:unhideWhenUsed/>
    <w:qFormat/>
    <w:rsid w:val="0076360C"/>
    <w:pPr>
      <w:spacing w:before="240" w:after="60"/>
      <w:outlineLvl w:val="7"/>
    </w:pPr>
    <w:rPr>
      <w:rFonts w:ascii="Cambria" w:eastAsia="MS Mincho" w:hAnsi="Cambria"/>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AA3D25"/>
    <w:pPr>
      <w:tabs>
        <w:tab w:val="center" w:pos="4320"/>
        <w:tab w:val="right" w:pos="8640"/>
      </w:tabs>
      <w:autoSpaceDE w:val="0"/>
      <w:autoSpaceDN w:val="0"/>
    </w:pPr>
    <w:rPr>
      <w:rFonts w:ascii="Helvetica" w:hAnsi="Helvetica"/>
      <w:sz w:val="22"/>
    </w:rPr>
  </w:style>
  <w:style w:type="paragraph" w:styleId="Header">
    <w:name w:val="header"/>
    <w:basedOn w:val="Normal"/>
    <w:rsid w:val="00AA3D25"/>
    <w:pPr>
      <w:tabs>
        <w:tab w:val="center" w:pos="4320"/>
        <w:tab w:val="right" w:pos="8640"/>
      </w:tabs>
      <w:autoSpaceDE w:val="0"/>
      <w:autoSpaceDN w:val="0"/>
    </w:pPr>
    <w:rPr>
      <w:rFonts w:ascii="Helvetica" w:hAnsi="Helvetica"/>
      <w:sz w:val="22"/>
    </w:rPr>
  </w:style>
  <w:style w:type="character" w:styleId="PageNumber">
    <w:name w:val="page number"/>
    <w:rsid w:val="00AA3D25"/>
    <w:rPr>
      <w:rFonts w:ascii="Arial" w:hAnsi="Arial"/>
      <w:sz w:val="20"/>
      <w:u w:val="single"/>
    </w:rPr>
  </w:style>
  <w:style w:type="character" w:styleId="CommentReference">
    <w:name w:val="annotation reference"/>
    <w:uiPriority w:val="99"/>
    <w:semiHidden/>
    <w:rsid w:val="002A3570"/>
    <w:rPr>
      <w:sz w:val="18"/>
    </w:rPr>
  </w:style>
  <w:style w:type="paragraph" w:styleId="CommentText">
    <w:name w:val="annotation text"/>
    <w:basedOn w:val="Normal"/>
    <w:link w:val="CommentTextChar"/>
    <w:semiHidden/>
    <w:rsid w:val="002A3570"/>
    <w:pPr>
      <w:autoSpaceDE w:val="0"/>
      <w:autoSpaceDN w:val="0"/>
    </w:pPr>
    <w:rPr>
      <w:szCs w:val="24"/>
    </w:rPr>
  </w:style>
  <w:style w:type="paragraph" w:styleId="BalloonText">
    <w:name w:val="Balloon Text"/>
    <w:basedOn w:val="Normal"/>
    <w:semiHidden/>
    <w:rsid w:val="002A3570"/>
    <w:rPr>
      <w:rFonts w:ascii="Lucida Grande" w:hAnsi="Lucida Grande"/>
      <w:sz w:val="18"/>
      <w:szCs w:val="18"/>
    </w:rPr>
  </w:style>
  <w:style w:type="paragraph" w:styleId="ListParagraph">
    <w:name w:val="List Paragraph"/>
    <w:basedOn w:val="Normal"/>
    <w:uiPriority w:val="34"/>
    <w:qFormat/>
    <w:rsid w:val="00D751D1"/>
    <w:pPr>
      <w:ind w:left="720" w:firstLine="0"/>
      <w:contextualSpacing/>
    </w:pPr>
    <w:rPr>
      <w:rFonts w:ascii="Times New Roman" w:eastAsia="Cambria" w:hAnsi="Times New Roman"/>
      <w:szCs w:val="24"/>
    </w:rPr>
  </w:style>
  <w:style w:type="character" w:customStyle="1" w:styleId="Heading6Char">
    <w:name w:val="Heading 6 Char"/>
    <w:link w:val="Heading6"/>
    <w:uiPriority w:val="9"/>
    <w:rsid w:val="00826AA6"/>
    <w:rPr>
      <w:rFonts w:ascii="Cambria" w:eastAsia="MS Mincho" w:hAnsi="Cambria" w:cs="Times New Roman"/>
      <w:b/>
      <w:bCs/>
      <w:sz w:val="22"/>
      <w:szCs w:val="22"/>
    </w:rPr>
  </w:style>
  <w:style w:type="character" w:customStyle="1" w:styleId="CommentTextChar">
    <w:name w:val="Comment Text Char"/>
    <w:link w:val="CommentText"/>
    <w:semiHidden/>
    <w:rsid w:val="00C96C22"/>
    <w:rPr>
      <w:rFonts w:ascii="Arial" w:hAnsi="Arial"/>
      <w:sz w:val="24"/>
      <w:szCs w:val="24"/>
    </w:rPr>
  </w:style>
  <w:style w:type="character" w:customStyle="1" w:styleId="Heading3Char">
    <w:name w:val="Heading 3 Char"/>
    <w:link w:val="Heading3"/>
    <w:rsid w:val="0070717A"/>
    <w:rPr>
      <w:rFonts w:ascii="Arial" w:hAnsi="Arial"/>
      <w:b/>
      <w:i/>
      <w:sz w:val="24"/>
    </w:rPr>
  </w:style>
  <w:style w:type="character" w:customStyle="1" w:styleId="Heading2Char">
    <w:name w:val="Heading 2 Char"/>
    <w:link w:val="Heading2"/>
    <w:rsid w:val="006C02F2"/>
    <w:rPr>
      <w:rFonts w:ascii="Arial" w:hAnsi="Arial"/>
      <w:b/>
      <w:sz w:val="24"/>
    </w:rPr>
  </w:style>
  <w:style w:type="character" w:customStyle="1" w:styleId="Heading7Char">
    <w:name w:val="Heading 7 Char"/>
    <w:link w:val="Heading7"/>
    <w:uiPriority w:val="9"/>
    <w:rsid w:val="0076360C"/>
    <w:rPr>
      <w:rFonts w:ascii="Cambria" w:eastAsia="MS Mincho" w:hAnsi="Cambria" w:cs="Times New Roman"/>
      <w:sz w:val="24"/>
      <w:szCs w:val="24"/>
    </w:rPr>
  </w:style>
  <w:style w:type="character" w:customStyle="1" w:styleId="Heading8Char">
    <w:name w:val="Heading 8 Char"/>
    <w:link w:val="Heading8"/>
    <w:uiPriority w:val="9"/>
    <w:rsid w:val="0076360C"/>
    <w:rPr>
      <w:rFonts w:ascii="Cambria" w:eastAsia="MS Mincho" w:hAnsi="Cambria" w:cs="Times New Roman"/>
      <w:i/>
      <w:iCs/>
      <w:sz w:val="24"/>
      <w:szCs w:val="24"/>
    </w:rPr>
  </w:style>
  <w:style w:type="paragraph" w:styleId="CommentSubject">
    <w:name w:val="annotation subject"/>
    <w:basedOn w:val="CommentText"/>
    <w:next w:val="CommentText"/>
    <w:link w:val="CommentSubjectChar"/>
    <w:uiPriority w:val="99"/>
    <w:semiHidden/>
    <w:unhideWhenUsed/>
    <w:rsid w:val="0037658D"/>
    <w:pPr>
      <w:autoSpaceDE/>
      <w:autoSpaceDN/>
    </w:pPr>
    <w:rPr>
      <w:b/>
      <w:bCs/>
      <w:sz w:val="20"/>
      <w:szCs w:val="20"/>
    </w:rPr>
  </w:style>
  <w:style w:type="character" w:customStyle="1" w:styleId="CommentSubjectChar">
    <w:name w:val="Comment Subject Char"/>
    <w:link w:val="CommentSubject"/>
    <w:uiPriority w:val="99"/>
    <w:semiHidden/>
    <w:rsid w:val="0037658D"/>
    <w:rPr>
      <w:rFonts w:ascii="Arial" w:hAnsi="Arial"/>
      <w:b/>
      <w:bCs/>
      <w:sz w:val="24"/>
      <w:szCs w:val="24"/>
    </w:rPr>
  </w:style>
  <w:style w:type="paragraph" w:styleId="Revision">
    <w:name w:val="Revision"/>
    <w:hidden/>
    <w:uiPriority w:val="99"/>
    <w:semiHidden/>
    <w:rsid w:val="0037658D"/>
    <w:rPr>
      <w:rFonts w:ascii="Arial" w:hAnsi="Arial"/>
      <w:sz w:val="24"/>
    </w:rPr>
  </w:style>
  <w:style w:type="paragraph" w:styleId="BodyText">
    <w:name w:val="Body Text"/>
    <w:basedOn w:val="Normal"/>
    <w:link w:val="BodyTextChar"/>
    <w:qFormat/>
    <w:rsid w:val="005F5D0B"/>
    <w:pPr>
      <w:spacing w:before="180" w:after="240" w:line="480" w:lineRule="auto"/>
      <w:ind w:firstLine="680"/>
    </w:pPr>
    <w:rPr>
      <w:rFonts w:ascii="Times New Roman" w:eastAsiaTheme="minorHAnsi" w:hAnsi="Times New Roman" w:cstheme="minorBidi"/>
      <w:szCs w:val="24"/>
    </w:rPr>
  </w:style>
  <w:style w:type="character" w:customStyle="1" w:styleId="BodyTextChar">
    <w:name w:val="Body Text Char"/>
    <w:basedOn w:val="DefaultParagraphFont"/>
    <w:link w:val="BodyText"/>
    <w:rsid w:val="005F5D0B"/>
    <w:rPr>
      <w:rFonts w:eastAsiaTheme="minorHAnsi" w:cstheme="minorBidi"/>
      <w:sz w:val="24"/>
      <w:szCs w:val="24"/>
    </w:rPr>
  </w:style>
  <w:style w:type="paragraph" w:customStyle="1" w:styleId="FirstParagraph">
    <w:name w:val="First Paragraph"/>
    <w:basedOn w:val="BodyText"/>
    <w:next w:val="BodyText"/>
    <w:qFormat/>
    <w:rsid w:val="00AD1CD8"/>
  </w:style>
  <w:style w:type="character" w:customStyle="1" w:styleId="VerbatimChar">
    <w:name w:val="Verbatim Char"/>
    <w:basedOn w:val="DefaultParagraphFont"/>
    <w:link w:val="SourceCode"/>
    <w:rsid w:val="00AD1CD8"/>
    <w:rPr>
      <w:rFonts w:ascii="Consolas" w:hAnsi="Consolas"/>
      <w:sz w:val="22"/>
      <w:shd w:val="clear" w:color="auto" w:fill="F8F8F8"/>
    </w:rPr>
  </w:style>
  <w:style w:type="paragraph" w:customStyle="1" w:styleId="SourceCode">
    <w:name w:val="Source Code"/>
    <w:basedOn w:val="Normal"/>
    <w:link w:val="VerbatimChar"/>
    <w:rsid w:val="00AD1CD8"/>
    <w:pPr>
      <w:shd w:val="clear" w:color="auto" w:fill="F8F8F8"/>
      <w:wordWrap w:val="0"/>
      <w:spacing w:after="200"/>
      <w:ind w:firstLine="0"/>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290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tif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PSF\SharedDragonDocuments\steve%20normal%20cop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.PSF\SharedDragonDocuments\steve normal copy.dot</Template>
  <TotalTime>294</TotalTime>
  <Pages>10</Pages>
  <Words>3520</Words>
  <Characters>20070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INTRO</vt:lpstr>
    </vt:vector>
  </TitlesOfParts>
  <Company>Petersen Group, Neuroimaging Labs</Company>
  <LinksUpToDate>false</LinksUpToDate>
  <CharactersWithSpaces>23543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c:title>
  <dc:subject/>
  <dc:creator>Steve Petersen</dc:creator>
  <cp:keywords/>
  <cp:lastModifiedBy>Nicholas Harp</cp:lastModifiedBy>
  <cp:revision>41</cp:revision>
  <cp:lastPrinted>2009-04-22T19:24:00Z</cp:lastPrinted>
  <dcterms:created xsi:type="dcterms:W3CDTF">2020-04-02T13:38:00Z</dcterms:created>
  <dcterms:modified xsi:type="dcterms:W3CDTF">2020-04-23T19:58:00Z</dcterms:modified>
</cp:coreProperties>
</file>